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81BBE" w14:textId="3EE6DA48" w:rsidR="000D0849" w:rsidRDefault="000D0849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0" w:name="_Hlk124234886"/>
      <w:r w:rsidRPr="002E4E18">
        <w:rPr>
          <w:rFonts w:ascii="Times New Roman" w:hAnsi="Times New Roman" w:cs="Times New Roman"/>
          <w:b/>
          <w:bCs/>
          <w:sz w:val="24"/>
          <w:szCs w:val="24"/>
        </w:rPr>
        <w:t>label:</w:t>
      </w:r>
      <w:r>
        <w:rPr>
          <w:rFonts w:ascii="Times New Roman" w:hAnsi="Times New Roman" w:cs="Times New Roman"/>
          <w:sz w:val="24"/>
          <w:szCs w:val="24"/>
        </w:rPr>
        <w:t xml:space="preserve"> 8</w:t>
      </w:r>
    </w:p>
    <w:p w14:paraId="51BF0E76" w14:textId="7B74C722" w:rsidR="005A5A0F" w:rsidRDefault="000D0849" w:rsidP="002E4E18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E18">
        <w:rPr>
          <w:rFonts w:ascii="Times New Roman" w:hAnsi="Times New Roman" w:cs="Times New Roman"/>
          <w:b/>
          <w:bCs/>
          <w:sz w:val="24"/>
          <w:szCs w:val="24"/>
        </w:rPr>
        <w:t>title: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419DF" w:rsidRPr="00941A05">
        <w:rPr>
          <w:rFonts w:ascii="Times New Roman" w:hAnsi="Times New Roman" w:cs="Times New Roman"/>
          <w:sz w:val="24"/>
          <w:szCs w:val="24"/>
        </w:rPr>
        <w:t xml:space="preserve">Egg on </w:t>
      </w:r>
      <w:r w:rsidR="000E7F4C">
        <w:rPr>
          <w:rFonts w:ascii="Times New Roman" w:hAnsi="Times New Roman" w:cs="Times New Roman"/>
          <w:sz w:val="24"/>
          <w:szCs w:val="24"/>
        </w:rPr>
        <w:t>T</w:t>
      </w:r>
      <w:r w:rsidR="003419DF" w:rsidRPr="00941A05">
        <w:rPr>
          <w:rFonts w:ascii="Times New Roman" w:hAnsi="Times New Roman" w:cs="Times New Roman"/>
          <w:sz w:val="24"/>
          <w:szCs w:val="24"/>
        </w:rPr>
        <w:t>heir Face</w:t>
      </w:r>
      <w:r w:rsidR="00CB55C7">
        <w:rPr>
          <w:rFonts w:ascii="Times New Roman" w:hAnsi="Times New Roman" w:cs="Times New Roman"/>
          <w:sz w:val="24"/>
          <w:szCs w:val="24"/>
        </w:rPr>
        <w:t>s</w:t>
      </w:r>
      <w:bookmarkEnd w:id="0"/>
    </w:p>
    <w:p w14:paraId="624EEFCA" w14:textId="53CADABE" w:rsidR="002E4E18" w:rsidRPr="00941A05" w:rsidRDefault="002E4E18" w:rsidP="002E4E18">
      <w:pPr>
        <w:pStyle w:val="PlainText"/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2E4E18">
        <w:rPr>
          <w:rFonts w:ascii="Times New Roman" w:hAnsi="Times New Roman" w:cs="Times New Roman"/>
          <w:b/>
          <w:bCs/>
          <w:sz w:val="24"/>
          <w:szCs w:val="24"/>
        </w:rPr>
        <w:t>ubtitle: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1A05">
        <w:rPr>
          <w:rFonts w:ascii="Times New Roman" w:hAnsi="Times New Roman" w:cs="Times New Roman"/>
          <w:sz w:val="24"/>
          <w:szCs w:val="24"/>
        </w:rPr>
        <w:t xml:space="preserve">Identification of an Unusual Surface Coating Observed on </w:t>
      </w:r>
    </w:p>
    <w:p w14:paraId="0EC197CC" w14:textId="09520C00" w:rsidR="002E4E18" w:rsidRDefault="002E4E18" w:rsidP="002E4E18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A35EFB2">
        <w:rPr>
          <w:rFonts w:ascii="Times New Roman" w:hAnsi="Times New Roman" w:cs="Times New Roman"/>
          <w:sz w:val="24"/>
          <w:szCs w:val="24"/>
        </w:rPr>
        <w:t>Egyptian Funerary Portraits</w:t>
      </w:r>
    </w:p>
    <w:p w14:paraId="59C3CFB6" w14:textId="0DF61626" w:rsidR="002E4E18" w:rsidRPr="002E4E18" w:rsidRDefault="002E4E18" w:rsidP="002E4E18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E18">
        <w:rPr>
          <w:rFonts w:ascii="Times New Roman" w:hAnsi="Times New Roman" w:cs="Times New Roman"/>
          <w:b/>
          <w:bCs/>
          <w:sz w:val="24"/>
          <w:szCs w:val="24"/>
        </w:rPr>
        <w:t>short_title:</w:t>
      </w:r>
      <w:r>
        <w:rPr>
          <w:rFonts w:ascii="Times New Roman" w:hAnsi="Times New Roman" w:cs="Times New Roman"/>
          <w:sz w:val="24"/>
          <w:szCs w:val="24"/>
        </w:rPr>
        <w:t xml:space="preserve"> Egg on Their Faces</w:t>
      </w:r>
    </w:p>
    <w:p w14:paraId="7A9E75F6" w14:textId="77777777" w:rsidR="002E4E18" w:rsidRDefault="000D0849" w:rsidP="00D14566">
      <w:r w:rsidRPr="002E4E18">
        <w:rPr>
          <w:b/>
          <w:bCs/>
        </w:rPr>
        <w:t>name:</w:t>
      </w:r>
      <w:r>
        <w:t xml:space="preserve"> </w:t>
      </w:r>
      <w:r w:rsidR="00CB37C8" w:rsidRPr="00941A05">
        <w:t>Marie Svoboda</w:t>
      </w:r>
    </w:p>
    <w:p w14:paraId="70016DAA" w14:textId="3BE9327A" w:rsidR="002E4E18" w:rsidRDefault="002E4E18" w:rsidP="00D14566">
      <w:r w:rsidRPr="002E4E18">
        <w:rPr>
          <w:b/>
          <w:bCs/>
        </w:rPr>
        <w:t>name:</w:t>
      </w:r>
      <w:r>
        <w:t xml:space="preserve"> </w:t>
      </w:r>
      <w:r w:rsidR="0043074A" w:rsidRPr="00941A05">
        <w:t>Daniel P. Kirby</w:t>
      </w:r>
    </w:p>
    <w:p w14:paraId="53B77991" w14:textId="13BBD1BD" w:rsidR="002E4E18" w:rsidRDefault="002E4E18" w:rsidP="00D14566">
      <w:r w:rsidRPr="002E4E18">
        <w:rPr>
          <w:b/>
          <w:bCs/>
        </w:rPr>
        <w:t>name:</w:t>
      </w:r>
      <w:r>
        <w:t xml:space="preserve"> </w:t>
      </w:r>
      <w:r w:rsidR="5980F3C4" w:rsidRPr="00941A05">
        <w:t>Joy Mazurek</w:t>
      </w:r>
    </w:p>
    <w:p w14:paraId="5A6A5E69" w14:textId="2769EE7E" w:rsidR="002E4E18" w:rsidRDefault="002E4E18" w:rsidP="00D14566">
      <w:r w:rsidRPr="002E4E18">
        <w:rPr>
          <w:b/>
          <w:bCs/>
        </w:rPr>
        <w:t>name:</w:t>
      </w:r>
      <w:r>
        <w:t xml:space="preserve"> </w:t>
      </w:r>
      <w:r w:rsidR="5980F3C4" w:rsidRPr="00941A05">
        <w:t>Lin Rosa Spaabæk</w:t>
      </w:r>
    </w:p>
    <w:p w14:paraId="32C0E6D8" w14:textId="25EF1F68" w:rsidR="42E3527D" w:rsidRPr="00941A05" w:rsidRDefault="002E4E18" w:rsidP="00D14566">
      <w:r w:rsidRPr="002E4E18">
        <w:rPr>
          <w:b/>
          <w:bCs/>
        </w:rPr>
        <w:t>name:</w:t>
      </w:r>
      <w:r>
        <w:t xml:space="preserve"> </w:t>
      </w:r>
      <w:r w:rsidR="5980F3C4" w:rsidRPr="00941A05">
        <w:t>John Southon</w:t>
      </w:r>
    </w:p>
    <w:p w14:paraId="21E3D9A3" w14:textId="77777777" w:rsidR="000E7F4C" w:rsidRDefault="000E7F4C" w:rsidP="002E4E18">
      <w:pPr>
        <w:pStyle w:val="Heading2"/>
      </w:pPr>
    </w:p>
    <w:p w14:paraId="6ACCD275" w14:textId="4011E6A9" w:rsidR="002061A2" w:rsidRDefault="002061A2" w:rsidP="002061A2">
      <w:pPr>
        <w:pStyle w:val="Heading1"/>
      </w:pPr>
      <w:r>
        <w:t>Introduction</w:t>
      </w:r>
    </w:p>
    <w:p w14:paraId="744B07E8" w14:textId="77777777" w:rsidR="002061A2" w:rsidRPr="002061A2" w:rsidRDefault="002061A2" w:rsidP="001B578E"/>
    <w:p w14:paraId="5BAD00AE" w14:textId="3AD4EC0C" w:rsidR="000E7F4C" w:rsidRDefault="0098272B" w:rsidP="002E4E18">
      <w:pPr>
        <w:jc w:val="left"/>
      </w:pPr>
      <w:r>
        <w:t>The</w:t>
      </w:r>
      <w:r w:rsidR="00D1337D" w:rsidRPr="00122A37">
        <w:t xml:space="preserve"> </w:t>
      </w:r>
      <w:r w:rsidR="00AF76C2">
        <w:t xml:space="preserve">study of </w:t>
      </w:r>
      <w:r w:rsidRPr="00122A37">
        <w:t xml:space="preserve">Egyptian mummy portraits </w:t>
      </w:r>
      <w:r w:rsidR="00943FF0" w:rsidRPr="00122A37">
        <w:t>ha</w:t>
      </w:r>
      <w:r w:rsidR="00CB5F60" w:rsidRPr="00122A37">
        <w:t xml:space="preserve">s </w:t>
      </w:r>
      <w:r w:rsidR="00D750C0">
        <w:t>become</w:t>
      </w:r>
      <w:r w:rsidR="00D10DEC">
        <w:t xml:space="preserve"> a</w:t>
      </w:r>
      <w:r w:rsidR="000E7F4C">
        <w:t xml:space="preserve">n </w:t>
      </w:r>
      <w:r w:rsidR="00E553A8">
        <w:t>appealing</w:t>
      </w:r>
      <w:r w:rsidR="00CB5F60" w:rsidRPr="00122A37">
        <w:t xml:space="preserve"> and </w:t>
      </w:r>
      <w:r w:rsidR="00631D6A" w:rsidRPr="00122A37">
        <w:t>enlightening</w:t>
      </w:r>
      <w:r w:rsidR="00CB5F60" w:rsidRPr="00122A37">
        <w:t xml:space="preserve"> </w:t>
      </w:r>
      <w:r w:rsidR="0003216D" w:rsidRPr="00122A37">
        <w:t>topic</w:t>
      </w:r>
      <w:r w:rsidR="00DE3CF4">
        <w:t>.</w:t>
      </w:r>
      <w:r>
        <w:t xml:space="preserve"> </w:t>
      </w:r>
      <w:r w:rsidR="00CB55C7">
        <w:t xml:space="preserve">These funerary portraits are </w:t>
      </w:r>
      <w:r w:rsidR="00631D6A" w:rsidRPr="00122A37">
        <w:t xml:space="preserve">not </w:t>
      </w:r>
      <w:r w:rsidR="00463410" w:rsidRPr="00122A37">
        <w:t>only timeless</w:t>
      </w:r>
      <w:r w:rsidR="001C216E">
        <w:t xml:space="preserve"> </w:t>
      </w:r>
      <w:r w:rsidR="00D10DEC">
        <w:t xml:space="preserve">visual </w:t>
      </w:r>
      <w:r w:rsidR="00631D6A" w:rsidRPr="00122A37">
        <w:t>document</w:t>
      </w:r>
      <w:r w:rsidR="00BE24F7" w:rsidRPr="00122A37">
        <w:t>s</w:t>
      </w:r>
      <w:r w:rsidR="00631D6A" w:rsidRPr="00122A37">
        <w:t xml:space="preserve"> </w:t>
      </w:r>
      <w:r w:rsidR="00C36E01">
        <w:t>that represent</w:t>
      </w:r>
      <w:r w:rsidR="00631D6A" w:rsidRPr="00122A37">
        <w:t xml:space="preserve"> the individuals </w:t>
      </w:r>
      <w:r w:rsidR="009D4095">
        <w:t>who</w:t>
      </w:r>
      <w:r w:rsidR="00631D6A" w:rsidRPr="00122A37">
        <w:t xml:space="preserve"> lived </w:t>
      </w:r>
      <w:r w:rsidR="00ED35D9" w:rsidRPr="00122A37">
        <w:t>in Egypt</w:t>
      </w:r>
      <w:r w:rsidR="00631D6A" w:rsidRPr="00122A37">
        <w:t xml:space="preserve"> between the </w:t>
      </w:r>
      <w:r w:rsidR="00AF76C2">
        <w:t xml:space="preserve">first </w:t>
      </w:r>
      <w:r w:rsidR="009D4095">
        <w:t xml:space="preserve">and </w:t>
      </w:r>
      <w:r w:rsidR="00AF76C2">
        <w:t xml:space="preserve">third </w:t>
      </w:r>
      <w:r w:rsidR="00631D6A" w:rsidRPr="00122A37">
        <w:t xml:space="preserve">centuries </w:t>
      </w:r>
      <w:r w:rsidR="00FB1B61">
        <w:t>CE</w:t>
      </w:r>
      <w:r w:rsidR="00AF76C2">
        <w:t xml:space="preserve"> </w:t>
      </w:r>
      <w:r w:rsidR="00631D6A" w:rsidRPr="00122A37">
        <w:t>but</w:t>
      </w:r>
      <w:r w:rsidR="00393734">
        <w:t xml:space="preserve"> are</w:t>
      </w:r>
      <w:r w:rsidR="00631D6A" w:rsidRPr="00122A37">
        <w:t xml:space="preserve"> </w:t>
      </w:r>
      <w:r w:rsidR="006D0131">
        <w:t xml:space="preserve">also </w:t>
      </w:r>
      <w:r w:rsidR="00D10DEC">
        <w:t xml:space="preserve">valuable </w:t>
      </w:r>
      <w:r w:rsidR="0005097F">
        <w:t>resource</w:t>
      </w:r>
      <w:r w:rsidR="00AF76C2">
        <w:t>s</w:t>
      </w:r>
      <w:r w:rsidR="009D4095">
        <w:t xml:space="preserve"> </w:t>
      </w:r>
      <w:r w:rsidR="001C216E">
        <w:t xml:space="preserve">in </w:t>
      </w:r>
      <w:r w:rsidR="00631D6A" w:rsidRPr="00122A37">
        <w:t xml:space="preserve">the development </w:t>
      </w:r>
      <w:r w:rsidR="00D750C0">
        <w:t xml:space="preserve">and understanding </w:t>
      </w:r>
      <w:r w:rsidR="00631D6A" w:rsidRPr="00122A37">
        <w:t xml:space="preserve">of </w:t>
      </w:r>
      <w:r w:rsidR="00D10DEC">
        <w:t xml:space="preserve">ancient </w:t>
      </w:r>
      <w:r w:rsidR="00631D6A" w:rsidRPr="00122A37">
        <w:t>painting technology</w:t>
      </w:r>
      <w:r w:rsidR="00CB5F60" w:rsidRPr="00122A37">
        <w:t xml:space="preserve">. </w:t>
      </w:r>
      <w:r w:rsidR="00ED35D9" w:rsidRPr="00122A37">
        <w:t>A</w:t>
      </w:r>
      <w:r w:rsidR="00B25379" w:rsidRPr="00122A37">
        <w:t xml:space="preserve">rchaeologists such as </w:t>
      </w:r>
      <w:r w:rsidR="0005097F">
        <w:t xml:space="preserve">Sir </w:t>
      </w:r>
      <w:r w:rsidR="00B25379" w:rsidRPr="00122A37">
        <w:t>William F</w:t>
      </w:r>
      <w:r w:rsidR="00AF76C2">
        <w:t>l</w:t>
      </w:r>
      <w:r w:rsidR="00B25379" w:rsidRPr="00122A37">
        <w:t>inders Petrie</w:t>
      </w:r>
      <w:r w:rsidR="009E11BF" w:rsidRPr="00122A37">
        <w:t>,</w:t>
      </w:r>
      <w:r w:rsidR="00B25379" w:rsidRPr="00122A37">
        <w:t xml:space="preserve"> Albert Gayet</w:t>
      </w:r>
      <w:r w:rsidR="00D15FA0" w:rsidRPr="00122A37">
        <w:t xml:space="preserve">, </w:t>
      </w:r>
      <w:r w:rsidR="00B25379" w:rsidRPr="00122A37">
        <w:t>papyrologists Bernard P. Grenfell and Arthur S. Hunt</w:t>
      </w:r>
      <w:r w:rsidR="00AF76C2">
        <w:t>,</w:t>
      </w:r>
      <w:r w:rsidR="00B25379" w:rsidRPr="00122A37">
        <w:t xml:space="preserve"> and the </w:t>
      </w:r>
      <w:r w:rsidR="003B3D73">
        <w:t xml:space="preserve">prominent </w:t>
      </w:r>
      <w:r w:rsidR="00B25379" w:rsidRPr="00122A37">
        <w:t>Viennese art dealer Theodor Graf</w:t>
      </w:r>
      <w:r w:rsidR="00D15FA0" w:rsidRPr="00122A37">
        <w:t xml:space="preserve"> </w:t>
      </w:r>
      <w:r w:rsidR="00E637A9" w:rsidRPr="00122A37">
        <w:t>brough</w:t>
      </w:r>
      <w:r w:rsidR="003A5892" w:rsidRPr="00122A37">
        <w:t>t</w:t>
      </w:r>
      <w:r w:rsidR="00E637A9" w:rsidRPr="00122A37">
        <w:t xml:space="preserve"> </w:t>
      </w:r>
      <w:r w:rsidR="00B64979" w:rsidRPr="00122A37">
        <w:t xml:space="preserve">many of </w:t>
      </w:r>
      <w:r w:rsidR="00E637A9" w:rsidRPr="00122A37">
        <w:t xml:space="preserve">these </w:t>
      </w:r>
      <w:r w:rsidR="0084661B" w:rsidRPr="00122A37">
        <w:t>distinctive</w:t>
      </w:r>
      <w:r w:rsidR="003A5892" w:rsidRPr="00122A37">
        <w:t xml:space="preserve"> and </w:t>
      </w:r>
      <w:r w:rsidR="00AA13F0" w:rsidRPr="00122A37">
        <w:t>evocative</w:t>
      </w:r>
      <w:r w:rsidR="00E637A9" w:rsidRPr="00122A37">
        <w:t xml:space="preserve"> artifacts to </w:t>
      </w:r>
      <w:r w:rsidR="004F5A85" w:rsidRPr="00122A37">
        <w:t xml:space="preserve">light in the </w:t>
      </w:r>
      <w:r w:rsidR="00AF76C2">
        <w:t xml:space="preserve">nineteenth </w:t>
      </w:r>
      <w:r w:rsidR="004F5A85" w:rsidRPr="00122A37">
        <w:t>century</w:t>
      </w:r>
      <w:r w:rsidR="00E637A9" w:rsidRPr="00122A37">
        <w:t>.</w:t>
      </w:r>
      <w:r w:rsidR="001265A5" w:rsidRPr="009D4095">
        <w:rPr>
          <w:rStyle w:val="EndnoteReference"/>
        </w:rPr>
        <w:endnoteReference w:id="2"/>
      </w:r>
      <w:r w:rsidR="00A75F68">
        <w:rPr>
          <w:vertAlign w:val="superscript"/>
        </w:rPr>
        <w:t xml:space="preserve"> </w:t>
      </w:r>
      <w:r w:rsidR="00D10DEC">
        <w:t>Since their discovery</w:t>
      </w:r>
      <w:r w:rsidR="00DB6C42" w:rsidRPr="00122A37">
        <w:t>,</w:t>
      </w:r>
      <w:r w:rsidR="00C07E4F" w:rsidRPr="00122A37">
        <w:t xml:space="preserve"> </w:t>
      </w:r>
      <w:r w:rsidR="00BE24F7" w:rsidRPr="00122A37">
        <w:t>m</w:t>
      </w:r>
      <w:r w:rsidR="00D10DEC">
        <w:t>ost of these p</w:t>
      </w:r>
      <w:r w:rsidR="00BE24F7" w:rsidRPr="00122A37">
        <w:t xml:space="preserve">ainted panels </w:t>
      </w:r>
      <w:r w:rsidR="00627450">
        <w:t>have been</w:t>
      </w:r>
      <w:r w:rsidR="00627450" w:rsidRPr="00122A37">
        <w:t xml:space="preserve"> </w:t>
      </w:r>
      <w:r w:rsidR="0097297B" w:rsidRPr="00122A37">
        <w:t>housed in museums and private collections worldwide</w:t>
      </w:r>
      <w:r w:rsidR="00AF76C2">
        <w:t>,</w:t>
      </w:r>
      <w:r w:rsidR="0097297B" w:rsidRPr="00122A37">
        <w:t xml:space="preserve"> detached from their original </w:t>
      </w:r>
      <w:r w:rsidR="0097297B" w:rsidRPr="00122A37">
        <w:lastRenderedPageBreak/>
        <w:t>context</w:t>
      </w:r>
      <w:r w:rsidR="00715B9E">
        <w:t>s</w:t>
      </w:r>
      <w:r w:rsidR="00942D80">
        <w:t>:</w:t>
      </w:r>
      <w:r w:rsidR="0097297B">
        <w:t xml:space="preserve"> </w:t>
      </w:r>
      <w:r w:rsidR="0097297B" w:rsidRPr="00122A37">
        <w:t>their mummi</w:t>
      </w:r>
      <w:r w:rsidR="00F06909">
        <w:t>fied bodies</w:t>
      </w:r>
      <w:r w:rsidR="0097297B" w:rsidRPr="00122A37">
        <w:t xml:space="preserve">. </w:t>
      </w:r>
      <w:r w:rsidR="0033598A" w:rsidRPr="00122A37">
        <w:t>Th</w:t>
      </w:r>
      <w:r w:rsidR="00DF3571" w:rsidRPr="00122A37">
        <w:t>is group of</w:t>
      </w:r>
      <w:r w:rsidR="0062155F" w:rsidRPr="00122A37">
        <w:t xml:space="preserve"> ancient </w:t>
      </w:r>
      <w:r w:rsidR="00E9522E" w:rsidRPr="00122A37">
        <w:t xml:space="preserve">painted </w:t>
      </w:r>
      <w:r w:rsidR="0033598A" w:rsidRPr="00122A37">
        <w:t>artifacts also includes funerary panels depicting individual</w:t>
      </w:r>
      <w:r w:rsidR="00837B7E" w:rsidRPr="00122A37">
        <w:t>s</w:t>
      </w:r>
      <w:r w:rsidR="0033598A" w:rsidRPr="00122A37">
        <w:t xml:space="preserve"> and deities</w:t>
      </w:r>
      <w:r w:rsidR="00A6004D" w:rsidRPr="00122A37">
        <w:t>,</w:t>
      </w:r>
      <w:r w:rsidR="00943FF0" w:rsidRPr="00122A37">
        <w:t xml:space="preserve"> </w:t>
      </w:r>
      <w:r w:rsidR="00613D31" w:rsidRPr="00122A37">
        <w:t xml:space="preserve">some </w:t>
      </w:r>
      <w:r w:rsidR="00943FF0" w:rsidRPr="00122A37">
        <w:t>with</w:t>
      </w:r>
      <w:r w:rsidR="001B2F42" w:rsidRPr="00122A37">
        <w:t xml:space="preserve"> their original frames or pintles still intact</w:t>
      </w:r>
      <w:r w:rsidR="00943FF0" w:rsidRPr="00122A37">
        <w:t xml:space="preserve">. </w:t>
      </w:r>
    </w:p>
    <w:p w14:paraId="7B59CD34" w14:textId="7C6E0EEC" w:rsidR="005C70D9" w:rsidRDefault="00DF3571" w:rsidP="005C70D9">
      <w:pPr>
        <w:jc w:val="left"/>
      </w:pPr>
      <w:r w:rsidRPr="00122A37">
        <w:t>In all, t</w:t>
      </w:r>
      <w:r w:rsidR="00C0544B" w:rsidRPr="00122A37">
        <w:t>h</w:t>
      </w:r>
      <w:r w:rsidR="00DB3E19" w:rsidRPr="00122A37">
        <w:t xml:space="preserve">ese specialized </w:t>
      </w:r>
      <w:r w:rsidR="00C0544B" w:rsidRPr="00122A37">
        <w:t xml:space="preserve">works </w:t>
      </w:r>
      <w:r w:rsidR="00293F81">
        <w:t>provide</w:t>
      </w:r>
      <w:r w:rsidR="00C0544B" w:rsidRPr="00122A37">
        <w:t xml:space="preserve"> a</w:t>
      </w:r>
      <w:r w:rsidR="00377E21" w:rsidRPr="00122A37">
        <w:t>n</w:t>
      </w:r>
      <w:r w:rsidR="00C0544B" w:rsidRPr="00122A37">
        <w:t xml:space="preserve"> </w:t>
      </w:r>
      <w:r w:rsidR="00377E21" w:rsidRPr="00122A37">
        <w:t>important</w:t>
      </w:r>
      <w:r w:rsidR="00C0544B" w:rsidRPr="00122A37">
        <w:t xml:space="preserve"> </w:t>
      </w:r>
      <w:r w:rsidRPr="00122A37">
        <w:t xml:space="preserve">connection to the </w:t>
      </w:r>
      <w:r w:rsidR="00AA13F0" w:rsidRPr="00122A37">
        <w:t>artisans</w:t>
      </w:r>
      <w:r w:rsidR="00377E21" w:rsidRPr="00122A37">
        <w:t>, the</w:t>
      </w:r>
      <w:r w:rsidR="0084661B" w:rsidRPr="00122A37">
        <w:t>ir</w:t>
      </w:r>
      <w:r w:rsidR="00377E21" w:rsidRPr="00122A37">
        <w:t xml:space="preserve"> </w:t>
      </w:r>
      <w:r w:rsidR="00FD0EC6" w:rsidRPr="00122A37">
        <w:t>material</w:t>
      </w:r>
      <w:r w:rsidR="00AA13F0" w:rsidRPr="00122A37">
        <w:t>s</w:t>
      </w:r>
      <w:r w:rsidR="0084661B" w:rsidRPr="00122A37">
        <w:t>,</w:t>
      </w:r>
      <w:r w:rsidR="00FD0EC6" w:rsidRPr="00122A37">
        <w:t xml:space="preserve"> methods</w:t>
      </w:r>
      <w:r w:rsidR="00916B7F">
        <w:t>,</w:t>
      </w:r>
      <w:r w:rsidR="005F57FC" w:rsidRPr="00122A37">
        <w:t xml:space="preserve"> </w:t>
      </w:r>
      <w:r w:rsidR="00377E21" w:rsidRPr="00122A37">
        <w:t>innovations</w:t>
      </w:r>
      <w:r w:rsidR="00B64979" w:rsidRPr="00122A37">
        <w:t>,</w:t>
      </w:r>
      <w:r w:rsidR="00AA13F0" w:rsidRPr="00122A37">
        <w:t xml:space="preserve"> and </w:t>
      </w:r>
      <w:r w:rsidR="00B416B9">
        <w:t xml:space="preserve">clues </w:t>
      </w:r>
      <w:r w:rsidR="00F16DAF">
        <w:t>for</w:t>
      </w:r>
      <w:r w:rsidR="00B416B9">
        <w:t xml:space="preserve"> </w:t>
      </w:r>
      <w:r w:rsidR="00377E21" w:rsidRPr="00122A37">
        <w:t>the transfer of ideas</w:t>
      </w:r>
      <w:r w:rsidR="00AA13F0" w:rsidRPr="00122A37">
        <w:t xml:space="preserve"> </w:t>
      </w:r>
      <w:r w:rsidR="00C36E01">
        <w:t>in antiquity.</w:t>
      </w:r>
      <w:r w:rsidR="0081516F" w:rsidRPr="00122A37">
        <w:t xml:space="preserve"> </w:t>
      </w:r>
      <w:r w:rsidR="0084661B" w:rsidRPr="00122A37">
        <w:t>The</w:t>
      </w:r>
      <w:r w:rsidR="00916B7F">
        <w:t xml:space="preserve"> </w:t>
      </w:r>
      <w:r w:rsidR="0081516F" w:rsidRPr="00122A37">
        <w:t xml:space="preserve">excellent state of preservation </w:t>
      </w:r>
      <w:r w:rsidR="00837B7E" w:rsidRPr="00122A37">
        <w:t xml:space="preserve">of many of </w:t>
      </w:r>
      <w:r w:rsidR="00137AF7">
        <w:t>the</w:t>
      </w:r>
      <w:r w:rsidR="0043074A">
        <w:t>se</w:t>
      </w:r>
      <w:r w:rsidR="0084661B" w:rsidRPr="00122A37">
        <w:t xml:space="preserve"> works </w:t>
      </w:r>
      <w:r w:rsidR="00593CD9">
        <w:t>affords</w:t>
      </w:r>
      <w:r w:rsidR="0081516F" w:rsidRPr="00122A37">
        <w:t xml:space="preserve"> </w:t>
      </w:r>
      <w:r w:rsidR="00122A37">
        <w:t xml:space="preserve">an </w:t>
      </w:r>
      <w:r w:rsidR="0062155F" w:rsidRPr="00122A37">
        <w:t xml:space="preserve">unprecedented </w:t>
      </w:r>
      <w:r w:rsidR="0084661B" w:rsidRPr="00122A37">
        <w:t>opportunit</w:t>
      </w:r>
      <w:r w:rsidR="00122A37">
        <w:t>y</w:t>
      </w:r>
      <w:r w:rsidR="0084661B" w:rsidRPr="00122A37">
        <w:t xml:space="preserve"> </w:t>
      </w:r>
      <w:r w:rsidR="00CD4D78" w:rsidRPr="00122A37">
        <w:t>for</w:t>
      </w:r>
      <w:r w:rsidR="00FD0EC6" w:rsidRPr="00122A37">
        <w:t xml:space="preserve"> </w:t>
      </w:r>
      <w:r w:rsidR="0062155F" w:rsidRPr="00122A37">
        <w:t>research</w:t>
      </w:r>
      <w:r w:rsidR="00463410">
        <w:t xml:space="preserve">, </w:t>
      </w:r>
      <w:r w:rsidRPr="00122A37">
        <w:t>increas</w:t>
      </w:r>
      <w:r w:rsidR="00463410">
        <w:t>ing</w:t>
      </w:r>
      <w:r w:rsidR="00E553A8">
        <w:t xml:space="preserve"> our</w:t>
      </w:r>
      <w:r w:rsidRPr="00122A37">
        <w:t xml:space="preserve"> </w:t>
      </w:r>
      <w:r w:rsidR="00ED35D9" w:rsidRPr="00122A37">
        <w:t>understanding</w:t>
      </w:r>
      <w:r w:rsidR="00FD0EC6" w:rsidRPr="00122A37">
        <w:t xml:space="preserve"> </w:t>
      </w:r>
      <w:r w:rsidRPr="00122A37">
        <w:t xml:space="preserve">of </w:t>
      </w:r>
      <w:r w:rsidR="00FD0EC6" w:rsidRPr="00122A37">
        <w:t xml:space="preserve">ancient </w:t>
      </w:r>
      <w:r w:rsidR="0081516F" w:rsidRPr="00122A37">
        <w:t xml:space="preserve">pigments, binding media, wood, </w:t>
      </w:r>
      <w:r w:rsidR="00B64979" w:rsidRPr="00122A37">
        <w:t>textiles,</w:t>
      </w:r>
      <w:r w:rsidR="0081516F" w:rsidRPr="00122A37">
        <w:t xml:space="preserve"> and coatings</w:t>
      </w:r>
      <w:r w:rsidR="00FD0EC6" w:rsidRPr="00122A37">
        <w:t xml:space="preserve">.  </w:t>
      </w:r>
      <w:r w:rsidR="00AF76C2">
        <w:t>T</w:t>
      </w:r>
      <w:r w:rsidR="00C36E01">
        <w:t xml:space="preserve">hroughout their </w:t>
      </w:r>
      <w:r w:rsidR="00AF76C2">
        <w:t>histories, however,</w:t>
      </w:r>
      <w:r w:rsidR="00C36E01">
        <w:t xml:space="preserve"> </w:t>
      </w:r>
      <w:r w:rsidR="00AF76C2">
        <w:t xml:space="preserve">the </w:t>
      </w:r>
      <w:r w:rsidR="00C9420A">
        <w:t xml:space="preserve">intervention of </w:t>
      </w:r>
      <w:r w:rsidR="00C36E01">
        <w:t xml:space="preserve">many detached paintings </w:t>
      </w:r>
      <w:r w:rsidR="00C9420A">
        <w:t>involved</w:t>
      </w:r>
      <w:r w:rsidR="00C36E01" w:rsidRPr="00122A37">
        <w:t xml:space="preserve"> consolidat</w:t>
      </w:r>
      <w:r w:rsidR="00C9420A">
        <w:t>ion</w:t>
      </w:r>
      <w:r w:rsidR="00C36E01" w:rsidRPr="00122A37">
        <w:t xml:space="preserve">, </w:t>
      </w:r>
      <w:r w:rsidR="00C9420A">
        <w:t xml:space="preserve">inpainting, </w:t>
      </w:r>
      <w:r w:rsidR="00C36E01" w:rsidRPr="00122A37">
        <w:t>flatten</w:t>
      </w:r>
      <w:r w:rsidR="00C9420A">
        <w:t>ing</w:t>
      </w:r>
      <w:r w:rsidR="00C36E01" w:rsidRPr="00122A37">
        <w:t xml:space="preserve">, </w:t>
      </w:r>
      <w:r w:rsidR="00C36E01">
        <w:t>back</w:t>
      </w:r>
      <w:r w:rsidR="00C9420A">
        <w:t>ing</w:t>
      </w:r>
      <w:r w:rsidR="00C36E01">
        <w:t xml:space="preserve">, </w:t>
      </w:r>
      <w:r w:rsidR="00C36E01" w:rsidRPr="00122A37">
        <w:t>coat</w:t>
      </w:r>
      <w:r w:rsidR="00C9420A">
        <w:t>ings</w:t>
      </w:r>
      <w:r w:rsidR="00C36E01" w:rsidRPr="00122A37">
        <w:t xml:space="preserve">, and </w:t>
      </w:r>
      <w:r w:rsidR="00F16DAF">
        <w:t>alteration</w:t>
      </w:r>
      <w:r w:rsidR="00C36E01" w:rsidRPr="00122A37">
        <w:t xml:space="preserve"> by combining different panels</w:t>
      </w:r>
      <w:r w:rsidR="00C36E01">
        <w:t xml:space="preserve">, </w:t>
      </w:r>
      <w:r w:rsidR="00E87EB0">
        <w:t xml:space="preserve">both </w:t>
      </w:r>
      <w:r w:rsidR="00C36E01">
        <w:t>ancient and modern</w:t>
      </w:r>
      <w:r w:rsidR="000E7F4C">
        <w:t>,</w:t>
      </w:r>
      <w:r w:rsidR="00A75F68" w:rsidRPr="002E4E18">
        <w:rPr>
          <w:vertAlign w:val="superscript"/>
        </w:rPr>
        <w:t>2</w:t>
      </w:r>
      <w:r w:rsidR="00A75F68">
        <w:t xml:space="preserve"> </w:t>
      </w:r>
      <w:r w:rsidR="000E7F4C">
        <w:t>raising</w:t>
      </w:r>
      <w:r w:rsidR="00C36E01">
        <w:t xml:space="preserve"> questions in the study of the materials and techniques used in their production.</w:t>
      </w:r>
      <w:r w:rsidR="00181CDB">
        <w:t xml:space="preserve"> </w:t>
      </w:r>
      <w:r w:rsidR="00C36E01" w:rsidRPr="00122A37">
        <w:t xml:space="preserve">Fortunately, </w:t>
      </w:r>
      <w:r w:rsidR="00C36E01">
        <w:t xml:space="preserve">not all </w:t>
      </w:r>
      <w:r w:rsidR="00C36E01" w:rsidRPr="00122A37">
        <w:t xml:space="preserve">portraits </w:t>
      </w:r>
      <w:r w:rsidR="00C36E01">
        <w:t>have been disturbed and funerary</w:t>
      </w:r>
      <w:r w:rsidR="00C36E01" w:rsidRPr="00122A37">
        <w:t xml:space="preserve"> paint</w:t>
      </w:r>
      <w:r w:rsidR="00C36E01">
        <w:t xml:space="preserve">ings continue to </w:t>
      </w:r>
      <w:r w:rsidR="00C36E01" w:rsidRPr="0097297B">
        <w:t>be discovered</w:t>
      </w:r>
      <w:r w:rsidR="00C9420A">
        <w:t xml:space="preserve">, </w:t>
      </w:r>
      <w:r w:rsidR="00C36E01">
        <w:t xml:space="preserve">shedding new light </w:t>
      </w:r>
      <w:r w:rsidR="00122531">
        <w:t xml:space="preserve">on </w:t>
      </w:r>
      <w:r w:rsidR="00181CDB">
        <w:t xml:space="preserve">artistic practice and </w:t>
      </w:r>
      <w:r w:rsidR="00C9420A">
        <w:t xml:space="preserve">ancient </w:t>
      </w:r>
      <w:r w:rsidR="00C36E01">
        <w:t>trade in Roman Egypt</w:t>
      </w:r>
      <w:r w:rsidR="00A75F68">
        <w:t>.</w:t>
      </w:r>
      <w:r w:rsidR="00A75F68">
        <w:rPr>
          <w:rStyle w:val="EndnoteReference"/>
        </w:rPr>
        <w:t>3</w:t>
      </w:r>
      <w:r w:rsidR="00A75F68" w:rsidRPr="00122A37">
        <w:t xml:space="preserve"> </w:t>
      </w:r>
    </w:p>
    <w:p w14:paraId="6BAF139E" w14:textId="4DEED855" w:rsidR="00D33739" w:rsidRPr="00941A05" w:rsidRDefault="0043074A" w:rsidP="002E4E18">
      <w:pPr>
        <w:ind w:firstLine="720"/>
        <w:jc w:val="left"/>
      </w:pPr>
      <w:r w:rsidRPr="0043074A">
        <w:t>Unique observations and features of the</w:t>
      </w:r>
      <w:r w:rsidR="00916B7F">
        <w:t>se paintings</w:t>
      </w:r>
      <w:r w:rsidRPr="0043074A">
        <w:t xml:space="preserve"> have </w:t>
      </w:r>
      <w:r w:rsidR="00F16DAF">
        <w:t>come</w:t>
      </w:r>
      <w:r w:rsidRPr="0043074A">
        <w:t xml:space="preserve"> to light t</w:t>
      </w:r>
      <w:r w:rsidR="003419DF" w:rsidRPr="0043074A">
        <w:t xml:space="preserve">hrough the collaborative model of the J. Paul Getty’s APPEAR </w:t>
      </w:r>
      <w:r w:rsidR="004E6D85">
        <w:t>project</w:t>
      </w:r>
      <w:r w:rsidR="00AF76C2">
        <w:t>,</w:t>
      </w:r>
      <w:r w:rsidR="003419DF" w:rsidRPr="0043074A">
        <w:t xml:space="preserve"> </w:t>
      </w:r>
      <w:r w:rsidR="00BE4388" w:rsidRPr="0043074A">
        <w:t>which fosters</w:t>
      </w:r>
      <w:r w:rsidR="0081516F" w:rsidRPr="0043074A">
        <w:t xml:space="preserve"> examin</w:t>
      </w:r>
      <w:r w:rsidR="00BE4388" w:rsidRPr="0043074A">
        <w:t>ation</w:t>
      </w:r>
      <w:r w:rsidR="0081516F" w:rsidRPr="0043074A">
        <w:t xml:space="preserve"> and </w:t>
      </w:r>
      <w:r w:rsidR="003A5892" w:rsidRPr="0043074A">
        <w:t>evaluat</w:t>
      </w:r>
      <w:r w:rsidR="00BE4388" w:rsidRPr="0043074A">
        <w:t>ion of</w:t>
      </w:r>
      <w:r w:rsidR="003A5892" w:rsidRPr="0043074A">
        <w:t xml:space="preserve"> </w:t>
      </w:r>
      <w:r w:rsidR="0084661B" w:rsidRPr="0043074A">
        <w:t>funerary portraits</w:t>
      </w:r>
      <w:r w:rsidR="00024995" w:rsidRPr="0043074A">
        <w:t xml:space="preserve"> using </w:t>
      </w:r>
      <w:r w:rsidR="003419DF" w:rsidRPr="0043074A">
        <w:t xml:space="preserve">interdisciplinary </w:t>
      </w:r>
      <w:r w:rsidR="003419DF" w:rsidRPr="0043074A">
        <w:rPr>
          <w:lang w:val="pt-PT"/>
        </w:rPr>
        <w:t>scholarship</w:t>
      </w:r>
      <w:r w:rsidR="0075129F" w:rsidRPr="0043074A">
        <w:rPr>
          <w:lang w:val="pt-PT"/>
        </w:rPr>
        <w:t xml:space="preserve">, </w:t>
      </w:r>
      <w:r w:rsidR="003A5892" w:rsidRPr="0043074A">
        <w:t>comparative</w:t>
      </w:r>
      <w:r w:rsidR="00874469" w:rsidRPr="0043074A">
        <w:t xml:space="preserve"> s</w:t>
      </w:r>
      <w:r w:rsidR="00B01465" w:rsidRPr="0043074A">
        <w:t>tudies</w:t>
      </w:r>
      <w:r w:rsidR="00303480" w:rsidRPr="0043074A">
        <w:t>,</w:t>
      </w:r>
      <w:r w:rsidR="00B01465" w:rsidRPr="0043074A">
        <w:t xml:space="preserve"> </w:t>
      </w:r>
      <w:r w:rsidR="0075129F" w:rsidRPr="0043074A">
        <w:t>and scientific analyses</w:t>
      </w:r>
      <w:r w:rsidR="00024995" w:rsidRPr="00941A05">
        <w:t>.</w:t>
      </w:r>
      <w:r w:rsidR="00A75F68" w:rsidRPr="002E4E18">
        <w:rPr>
          <w:vertAlign w:val="superscript"/>
        </w:rPr>
        <w:t>4</w:t>
      </w:r>
      <w:r w:rsidR="00024995" w:rsidRPr="00941A05">
        <w:t xml:space="preserve"> One such </w:t>
      </w:r>
      <w:r w:rsidR="0075129F" w:rsidRPr="00941A05">
        <w:t>observation</w:t>
      </w:r>
      <w:r w:rsidR="00916B7F">
        <w:t>, and the focus of this paper,</w:t>
      </w:r>
      <w:r w:rsidR="00024995" w:rsidRPr="00941A05">
        <w:t xml:space="preserve"> </w:t>
      </w:r>
      <w:r w:rsidR="00D1337D">
        <w:t>was</w:t>
      </w:r>
      <w:r w:rsidR="00024995" w:rsidRPr="00941A05">
        <w:t xml:space="preserve"> that of </w:t>
      </w:r>
      <w:r w:rsidR="003419DF" w:rsidRPr="00941A05">
        <w:t>a distinct surface coating</w:t>
      </w:r>
      <w:r w:rsidR="00303480">
        <w:t xml:space="preserve"> </w:t>
      </w:r>
      <w:r w:rsidR="005F57FC" w:rsidRPr="00941A05">
        <w:t>identified</w:t>
      </w:r>
      <w:r w:rsidR="003419DF" w:rsidRPr="00941A05">
        <w:t xml:space="preserve"> on </w:t>
      </w:r>
      <w:r w:rsidR="00024995" w:rsidRPr="00941A05">
        <w:t xml:space="preserve">a group </w:t>
      </w:r>
      <w:r w:rsidR="00D1337D">
        <w:t xml:space="preserve">of </w:t>
      </w:r>
      <w:r w:rsidR="00024995" w:rsidRPr="00941A05">
        <w:t>funerary panel paintings</w:t>
      </w:r>
      <w:r w:rsidR="003419DF" w:rsidRPr="00941A05">
        <w:t xml:space="preserve"> </w:t>
      </w:r>
      <w:r w:rsidR="00024995" w:rsidRPr="00941A05">
        <w:t>housed</w:t>
      </w:r>
      <w:r w:rsidR="003419DF" w:rsidRPr="00941A05">
        <w:t xml:space="preserve"> </w:t>
      </w:r>
      <w:r w:rsidR="00024995" w:rsidRPr="00941A05">
        <w:t>in</w:t>
      </w:r>
      <w:r w:rsidR="003419DF" w:rsidRPr="00941A05">
        <w:t xml:space="preserve"> </w:t>
      </w:r>
      <w:r w:rsidR="00137971" w:rsidRPr="00941A05">
        <w:t>five</w:t>
      </w:r>
      <w:r w:rsidR="003419DF" w:rsidRPr="00941A05">
        <w:t xml:space="preserve"> </w:t>
      </w:r>
      <w:r w:rsidR="0034702B">
        <w:t>separate</w:t>
      </w:r>
      <w:r w:rsidR="00F16DAF">
        <w:t xml:space="preserve"> </w:t>
      </w:r>
      <w:r w:rsidR="003419DF" w:rsidRPr="00941A05">
        <w:t xml:space="preserve">museum collections. </w:t>
      </w:r>
      <w:r w:rsidR="000E7F4C">
        <w:t>A</w:t>
      </w:r>
      <w:r w:rsidR="00E9522E" w:rsidRPr="004E6D85">
        <w:t xml:space="preserve"> </w:t>
      </w:r>
      <w:r w:rsidR="000E7F4C">
        <w:t xml:space="preserve">subsequent </w:t>
      </w:r>
      <w:r w:rsidR="00E9522E" w:rsidRPr="004E6D85">
        <w:t>project</w:t>
      </w:r>
      <w:r w:rsidR="000E7F4C">
        <w:t>, which</w:t>
      </w:r>
      <w:r w:rsidR="00E9522E" w:rsidRPr="004E6D85">
        <w:t xml:space="preserve"> evolved</w:t>
      </w:r>
      <w:r w:rsidR="000E7F4C">
        <w:t xml:space="preserve"> to investigate this unique feature,</w:t>
      </w:r>
      <w:r w:rsidR="00E9522E" w:rsidRPr="004E6D85">
        <w:t xml:space="preserve"> brought</w:t>
      </w:r>
      <w:r w:rsidR="00E9522E" w:rsidRPr="00941A05">
        <w:t xml:space="preserve"> together a multidisciplinary team of antiquity conservators, conservation scientists </w:t>
      </w:r>
      <w:r w:rsidR="00137971" w:rsidRPr="00941A05">
        <w:t>with expertise</w:t>
      </w:r>
      <w:r w:rsidR="00FD0EC6" w:rsidRPr="00941A05">
        <w:t xml:space="preserve"> in organic material studies, </w:t>
      </w:r>
      <w:r w:rsidR="00334CDB" w:rsidRPr="00941A05">
        <w:t xml:space="preserve">and </w:t>
      </w:r>
      <w:r w:rsidR="00FD0EC6" w:rsidRPr="00941A05">
        <w:t xml:space="preserve">a </w:t>
      </w:r>
      <w:r w:rsidR="00D33739" w:rsidRPr="67D700F0">
        <w:t>researcher</w:t>
      </w:r>
      <w:r w:rsidR="00FD0EC6" w:rsidRPr="12DB8E8A">
        <w:rPr>
          <w:i/>
          <w:iCs/>
        </w:rPr>
        <w:t xml:space="preserve"> </w:t>
      </w:r>
      <w:r w:rsidR="00334CDB" w:rsidRPr="00941A05">
        <w:t>specializ</w:t>
      </w:r>
      <w:r w:rsidR="005A032C">
        <w:t>ing</w:t>
      </w:r>
      <w:r w:rsidR="00334CDB" w:rsidRPr="00941A05">
        <w:t xml:space="preserve"> in radiocarbon dating (</w:t>
      </w:r>
      <w:r w:rsidR="00FD0EC6" w:rsidRPr="00941A05">
        <w:rPr>
          <w:vertAlign w:val="superscript"/>
        </w:rPr>
        <w:t>14</w:t>
      </w:r>
      <w:r w:rsidR="00FD0EC6" w:rsidRPr="00941A05">
        <w:t>C</w:t>
      </w:r>
      <w:r w:rsidR="00334CDB" w:rsidRPr="00941A05">
        <w:t xml:space="preserve">). </w:t>
      </w:r>
    </w:p>
    <w:p w14:paraId="2E78A52D" w14:textId="77777777" w:rsidR="00FD0996" w:rsidRPr="00FB1B61" w:rsidRDefault="00FD0996" w:rsidP="00AF76C2">
      <w:pPr>
        <w:pStyle w:val="Heading2"/>
      </w:pPr>
    </w:p>
    <w:p w14:paraId="05583A17" w14:textId="7022E830" w:rsidR="00922CD5" w:rsidRPr="00FB1B61" w:rsidRDefault="00FD0996" w:rsidP="00FB1B61">
      <w:pPr>
        <w:pStyle w:val="Heading2"/>
      </w:pPr>
      <w:r w:rsidRPr="00FB1B61">
        <w:t>F</w:t>
      </w:r>
      <w:r w:rsidR="00922CD5" w:rsidRPr="00FB1B61">
        <w:t xml:space="preserve">unerary </w:t>
      </w:r>
      <w:r w:rsidR="00D750C0" w:rsidRPr="00FB1B61">
        <w:t>P</w:t>
      </w:r>
      <w:r w:rsidR="00922CD5" w:rsidRPr="00FB1B61">
        <w:t>ortraits</w:t>
      </w:r>
    </w:p>
    <w:p w14:paraId="6430E6B1" w14:textId="77777777" w:rsidR="004E6D85" w:rsidRDefault="004E6D85" w:rsidP="00AF76C2">
      <w:pPr>
        <w:jc w:val="left"/>
      </w:pPr>
    </w:p>
    <w:p w14:paraId="218934AF" w14:textId="4E9668B0" w:rsidR="00FD0EC6" w:rsidRDefault="38D3665D" w:rsidP="00FB1B61">
      <w:pPr>
        <w:jc w:val="left"/>
      </w:pPr>
      <w:r w:rsidRPr="00941A05">
        <w:lastRenderedPageBreak/>
        <w:t>Funerary m</w:t>
      </w:r>
      <w:r w:rsidR="00B97F39" w:rsidRPr="00941A05">
        <w:t>ummy</w:t>
      </w:r>
      <w:r w:rsidR="5CAD2269" w:rsidRPr="00941A05">
        <w:t xml:space="preserve"> </w:t>
      </w:r>
      <w:r w:rsidR="3BFF9502" w:rsidRPr="00941A05">
        <w:t>portraits</w:t>
      </w:r>
      <w:r w:rsidR="00FD0EC6" w:rsidRPr="00941A05">
        <w:t xml:space="preserve"> are </w:t>
      </w:r>
      <w:r w:rsidR="69F71350" w:rsidRPr="00941A05">
        <w:t>imag</w:t>
      </w:r>
      <w:r w:rsidR="27743259" w:rsidRPr="00941A05">
        <w:t>es of</w:t>
      </w:r>
      <w:r w:rsidR="00FD0EC6" w:rsidRPr="00941A05">
        <w:t xml:space="preserve"> deceased </w:t>
      </w:r>
      <w:r w:rsidR="13A2353D" w:rsidRPr="00941A05">
        <w:t>individuals</w:t>
      </w:r>
      <w:r w:rsidR="34168DF9" w:rsidRPr="00941A05">
        <w:t xml:space="preserve"> </w:t>
      </w:r>
      <w:r w:rsidR="00334CDB" w:rsidRPr="00941A05">
        <w:t xml:space="preserve">painted </w:t>
      </w:r>
      <w:r w:rsidR="34168DF9" w:rsidRPr="00941A05">
        <w:t xml:space="preserve">on </w:t>
      </w:r>
      <w:r w:rsidR="00D750C0">
        <w:t xml:space="preserve">a wide variety </w:t>
      </w:r>
      <w:r w:rsidR="004966AD">
        <w:t>of wooden</w:t>
      </w:r>
      <w:r w:rsidR="00FD0EC6" w:rsidRPr="00941A05">
        <w:t xml:space="preserve"> panels or </w:t>
      </w:r>
      <w:r w:rsidR="00D750C0">
        <w:t xml:space="preserve">textile </w:t>
      </w:r>
      <w:r w:rsidR="00FD0EC6" w:rsidRPr="00941A05">
        <w:t>shrouds</w:t>
      </w:r>
      <w:r w:rsidR="00956E1A" w:rsidRPr="00941A05">
        <w:t xml:space="preserve"> that were</w:t>
      </w:r>
      <w:r w:rsidR="0043074A">
        <w:t xml:space="preserve"> </w:t>
      </w:r>
      <w:r w:rsidR="00FD0EC6" w:rsidRPr="00941A05">
        <w:t>secured over the face</w:t>
      </w:r>
      <w:r w:rsidR="000E7F4C">
        <w:t>s</w:t>
      </w:r>
      <w:r w:rsidR="00FD0EC6" w:rsidRPr="00941A05">
        <w:t xml:space="preserve"> of their mummified bodies</w:t>
      </w:r>
      <w:r w:rsidR="303ACC7E" w:rsidRPr="00941A05">
        <w:t xml:space="preserve">. Other types of </w:t>
      </w:r>
      <w:r w:rsidR="00CF5E1B" w:rsidRPr="00941A05">
        <w:t>funerary panel paintings</w:t>
      </w:r>
      <w:r w:rsidR="0F8D3F17" w:rsidRPr="00941A05">
        <w:t>, not attached to mummies</w:t>
      </w:r>
      <w:r w:rsidR="6F43D4C3" w:rsidRPr="00941A05">
        <w:t>,</w:t>
      </w:r>
      <w:r w:rsidR="0F8D3F17" w:rsidRPr="00941A05">
        <w:t xml:space="preserve"> </w:t>
      </w:r>
      <w:r w:rsidR="00231E6D" w:rsidRPr="00941A05">
        <w:t xml:space="preserve">were </w:t>
      </w:r>
      <w:r w:rsidR="00CF5E1B" w:rsidRPr="00941A05">
        <w:t>likely use</w:t>
      </w:r>
      <w:r w:rsidR="00DB50BB" w:rsidRPr="00941A05">
        <w:t xml:space="preserve">d </w:t>
      </w:r>
      <w:r w:rsidR="00CF5E1B" w:rsidRPr="00941A05">
        <w:t>in</w:t>
      </w:r>
      <w:r w:rsidR="00DB50BB" w:rsidRPr="00941A05">
        <w:t xml:space="preserve"> private </w:t>
      </w:r>
      <w:r w:rsidR="00231E6D" w:rsidRPr="00941A05">
        <w:t>homes</w:t>
      </w:r>
      <w:r w:rsidR="00303480">
        <w:t>,</w:t>
      </w:r>
      <w:r w:rsidR="00C43A15">
        <w:t xml:space="preserve"> possibly</w:t>
      </w:r>
      <w:r w:rsidR="00231E6D" w:rsidRPr="00941A05">
        <w:t xml:space="preserve"> </w:t>
      </w:r>
      <w:r w:rsidR="003F7AFD" w:rsidRPr="00941A05">
        <w:t xml:space="preserve">in </w:t>
      </w:r>
      <w:r w:rsidR="000E7F4C">
        <w:t xml:space="preserve">a </w:t>
      </w:r>
      <w:r w:rsidR="00786AB0" w:rsidRPr="00941A05">
        <w:t xml:space="preserve">domestic </w:t>
      </w:r>
      <w:r w:rsidR="00DB50BB" w:rsidRPr="00941A05">
        <w:t>shrine</w:t>
      </w:r>
      <w:r w:rsidR="003F7AFD" w:rsidRPr="00941A05">
        <w:t xml:space="preserve"> context</w:t>
      </w:r>
      <w:r w:rsidR="00303480">
        <w:t>,</w:t>
      </w:r>
      <w:r w:rsidR="00F53C25" w:rsidRPr="00941A05">
        <w:t xml:space="preserve"> although their original function</w:t>
      </w:r>
      <w:r w:rsidR="000E7F4C">
        <w:t>s</w:t>
      </w:r>
      <w:r w:rsidR="00F53C25" w:rsidRPr="00941A05">
        <w:t xml:space="preserve"> </w:t>
      </w:r>
      <w:r w:rsidR="000E7F4C">
        <w:t>are</w:t>
      </w:r>
      <w:r w:rsidR="000E7F4C" w:rsidRPr="00941A05">
        <w:t xml:space="preserve"> </w:t>
      </w:r>
      <w:r w:rsidR="00F53C25" w:rsidRPr="00941A05">
        <w:t>unknown</w:t>
      </w:r>
      <w:r w:rsidR="00FD0EC6" w:rsidRPr="00941A05">
        <w:t>.</w:t>
      </w:r>
      <w:r w:rsidR="00A75F68" w:rsidRPr="002E4E18">
        <w:rPr>
          <w:vertAlign w:val="superscript"/>
        </w:rPr>
        <w:t>5</w:t>
      </w:r>
      <w:r w:rsidR="00E6242A" w:rsidRPr="00941A05">
        <w:t xml:space="preserve"> </w:t>
      </w:r>
      <w:r w:rsidR="00303480">
        <w:t>In this paper</w:t>
      </w:r>
      <w:r w:rsidR="00E7405C" w:rsidRPr="00695386">
        <w:t xml:space="preserve"> </w:t>
      </w:r>
      <w:r w:rsidR="00C9420A">
        <w:t>the terms</w:t>
      </w:r>
      <w:r w:rsidR="00E7405C" w:rsidRPr="00695386">
        <w:t xml:space="preserve"> “portrait” or “funerary portrait” </w:t>
      </w:r>
      <w:r w:rsidR="00C9420A">
        <w:t xml:space="preserve">are </w:t>
      </w:r>
      <w:r w:rsidR="00D750C0">
        <w:t xml:space="preserve">both </w:t>
      </w:r>
      <w:r w:rsidR="00C9420A">
        <w:t xml:space="preserve">used </w:t>
      </w:r>
      <w:r w:rsidR="00E7405C" w:rsidRPr="00695386">
        <w:t xml:space="preserve">to </w:t>
      </w:r>
      <w:r w:rsidR="00C52E01">
        <w:t>describe</w:t>
      </w:r>
      <w:r w:rsidR="00E7405C" w:rsidRPr="00695386">
        <w:t xml:space="preserve"> funerary and mummy paintings.</w:t>
      </w:r>
      <w:r w:rsidR="00E7405C" w:rsidRPr="00941A05">
        <w:t xml:space="preserve"> These</w:t>
      </w:r>
      <w:r w:rsidR="00231E6D" w:rsidRPr="00941A05">
        <w:t xml:space="preserve"> painted artifacts, produced exclusively in Egypt</w:t>
      </w:r>
      <w:r w:rsidR="004E6D85">
        <w:t>,</w:t>
      </w:r>
      <w:r w:rsidR="00A75F68" w:rsidRPr="002E4E18">
        <w:rPr>
          <w:vertAlign w:val="superscript"/>
        </w:rPr>
        <w:t>6</w:t>
      </w:r>
      <w:r w:rsidR="00231E6D" w:rsidRPr="00941A05">
        <w:t xml:space="preserve"> </w:t>
      </w:r>
      <w:r w:rsidR="00CF5E1B" w:rsidRPr="00941A05">
        <w:t>we</w:t>
      </w:r>
      <w:r w:rsidR="00231E6D" w:rsidRPr="00941A05">
        <w:t>re</w:t>
      </w:r>
      <w:r w:rsidR="00FD0EC6" w:rsidRPr="00941A05">
        <w:t xml:space="preserve"> adopted from the Greco-Roman </w:t>
      </w:r>
      <w:r w:rsidR="00AF76C2">
        <w:t xml:space="preserve">painting </w:t>
      </w:r>
      <w:r w:rsidR="00FD0EC6" w:rsidRPr="00941A05">
        <w:t xml:space="preserve">tradition </w:t>
      </w:r>
      <w:r w:rsidR="1C08AD9C" w:rsidRPr="00941A05">
        <w:t xml:space="preserve">and </w:t>
      </w:r>
      <w:r w:rsidR="00956E1A" w:rsidRPr="00941A05">
        <w:t>incorporated</w:t>
      </w:r>
      <w:r w:rsidR="1C08AD9C" w:rsidRPr="00941A05">
        <w:t xml:space="preserve"> into the </w:t>
      </w:r>
      <w:r w:rsidR="00334CDB" w:rsidRPr="00941A05">
        <w:t>Egyptian</w:t>
      </w:r>
      <w:r w:rsidR="00956E1A" w:rsidRPr="00941A05">
        <w:t xml:space="preserve"> funerary </w:t>
      </w:r>
      <w:r w:rsidR="00C52E01">
        <w:t>practice</w:t>
      </w:r>
      <w:r w:rsidR="00CF5E1B" w:rsidRPr="00941A05">
        <w:t>.</w:t>
      </w:r>
      <w:r w:rsidR="00231E6D" w:rsidRPr="00941A05">
        <w:t xml:space="preserve"> </w:t>
      </w:r>
      <w:r w:rsidR="00C41E9C">
        <w:t>The</w:t>
      </w:r>
      <w:r w:rsidR="00231E6D" w:rsidRPr="00941A05">
        <w:t xml:space="preserve"> paintings</w:t>
      </w:r>
      <w:r w:rsidR="00C41E9C">
        <w:t xml:space="preserve">, which </w:t>
      </w:r>
      <w:r w:rsidR="00C41E9C" w:rsidRPr="00C41E9C">
        <w:t>represent</w:t>
      </w:r>
      <w:r w:rsidR="00C41E9C">
        <w:t>ed</w:t>
      </w:r>
      <w:r w:rsidR="00C41E9C" w:rsidRPr="00C41E9C">
        <w:t xml:space="preserve"> </w:t>
      </w:r>
      <w:r w:rsidR="00286B8A">
        <w:t xml:space="preserve">both </w:t>
      </w:r>
      <w:r w:rsidR="00C41E9C" w:rsidRPr="00C41E9C">
        <w:t>personalized and divine images</w:t>
      </w:r>
      <w:r w:rsidR="00C41E9C">
        <w:t>,</w:t>
      </w:r>
      <w:r w:rsidR="00C41E9C" w:rsidRPr="00941A05">
        <w:t xml:space="preserve"> </w:t>
      </w:r>
      <w:r w:rsidR="00FD0EC6" w:rsidRPr="00941A05">
        <w:t xml:space="preserve">were reserved </w:t>
      </w:r>
      <w:r w:rsidR="005C7863" w:rsidRPr="00941A05">
        <w:t xml:space="preserve">only </w:t>
      </w:r>
      <w:r w:rsidR="00303480" w:rsidRPr="00941A05">
        <w:t xml:space="preserve">for </w:t>
      </w:r>
      <w:r w:rsidR="08284CFD" w:rsidRPr="00941A05">
        <w:t>those of</w:t>
      </w:r>
      <w:r w:rsidR="00286B8A">
        <w:t xml:space="preserve"> a</w:t>
      </w:r>
      <w:r w:rsidR="08284CFD" w:rsidRPr="00941A05">
        <w:t xml:space="preserve"> </w:t>
      </w:r>
      <w:r w:rsidR="00923E6B" w:rsidRPr="00941A05">
        <w:t>“certain social group</w:t>
      </w:r>
      <w:r w:rsidR="00B97F39" w:rsidRPr="00941A05">
        <w:t>.</w:t>
      </w:r>
      <w:r w:rsidR="00923E6B" w:rsidRPr="00941A05">
        <w:t>”</w:t>
      </w:r>
      <w:r w:rsidR="00A75F68" w:rsidRPr="002E4E18">
        <w:rPr>
          <w:vertAlign w:val="superscript"/>
        </w:rPr>
        <w:t>7</w:t>
      </w:r>
      <w:r w:rsidR="00FD0EC6" w:rsidRPr="00941A05">
        <w:t xml:space="preserve"> </w:t>
      </w:r>
      <w:r w:rsidR="007865E5">
        <w:t>Alt</w:t>
      </w:r>
      <w:r w:rsidR="00303480" w:rsidRPr="00941A05">
        <w:t>hough</w:t>
      </w:r>
      <w:r w:rsidR="00FD0EC6" w:rsidRPr="00941A05">
        <w:t xml:space="preserve"> the pharaonic tradition of preserving human remains spanned </w:t>
      </w:r>
      <w:r w:rsidR="00DB50BB" w:rsidRPr="00941A05">
        <w:t xml:space="preserve">over </w:t>
      </w:r>
      <w:r w:rsidR="00AF76C2">
        <w:t>five thousand</w:t>
      </w:r>
      <w:r w:rsidR="00FD0EC6" w:rsidRPr="00941A05">
        <w:t xml:space="preserve"> years, the later practice of creating personalized portraits </w:t>
      </w:r>
      <w:r w:rsidR="007865E5" w:rsidRPr="00941A05">
        <w:t xml:space="preserve">lasted </w:t>
      </w:r>
      <w:r w:rsidR="00FD0EC6" w:rsidRPr="00941A05">
        <w:t xml:space="preserve">only about </w:t>
      </w:r>
      <w:r w:rsidR="00AF76C2">
        <w:t>four hundred</w:t>
      </w:r>
      <w:r w:rsidR="00AF76C2" w:rsidRPr="00941A05">
        <w:t xml:space="preserve"> </w:t>
      </w:r>
      <w:r w:rsidR="00FD0EC6" w:rsidRPr="00941A05">
        <w:t>years</w:t>
      </w:r>
      <w:r w:rsidR="005615A8">
        <w:t xml:space="preserve">, likely because </w:t>
      </w:r>
      <w:r w:rsidR="0043074A">
        <w:t>of shifting</w:t>
      </w:r>
      <w:r w:rsidR="0043074A" w:rsidRPr="00941A05">
        <w:t xml:space="preserve"> </w:t>
      </w:r>
      <w:r w:rsidR="00231E6D" w:rsidRPr="00941A05">
        <w:t xml:space="preserve">external influences </w:t>
      </w:r>
      <w:r w:rsidR="00CF1BF1" w:rsidRPr="00941A05">
        <w:t xml:space="preserve">and cultural diversity </w:t>
      </w:r>
      <w:r w:rsidR="00231E6D" w:rsidRPr="00941A05">
        <w:t>within Egypt.</w:t>
      </w:r>
      <w:r w:rsidR="00FD0EC6" w:rsidRPr="00941A05">
        <w:t xml:space="preserve"> By the late </w:t>
      </w:r>
      <w:r w:rsidR="00AF76C2">
        <w:t>fourth</w:t>
      </w:r>
      <w:r w:rsidR="00AF76C2" w:rsidRPr="00941A05">
        <w:t xml:space="preserve"> </w:t>
      </w:r>
      <w:r w:rsidR="00FD0EC6" w:rsidRPr="00941A05">
        <w:t xml:space="preserve">century </w:t>
      </w:r>
      <w:r w:rsidR="00FB1B61">
        <w:t>CE</w:t>
      </w:r>
      <w:r w:rsidR="00FD0EC6" w:rsidRPr="00941A05">
        <w:t xml:space="preserve">, </w:t>
      </w:r>
      <w:r w:rsidR="003A7BB1" w:rsidRPr="00941A05">
        <w:t>after the edict of Theodosius</w:t>
      </w:r>
      <w:r w:rsidR="003A7BB1">
        <w:t xml:space="preserve"> </w:t>
      </w:r>
      <w:r w:rsidR="003A7BB1" w:rsidRPr="00941A05">
        <w:t>banned pagan rituals in Egypt</w:t>
      </w:r>
      <w:r w:rsidR="003A7BB1">
        <w:t xml:space="preserve"> in</w:t>
      </w:r>
      <w:r w:rsidR="003A7BB1" w:rsidRPr="00941A05">
        <w:t xml:space="preserve"> </w:t>
      </w:r>
      <w:r w:rsidR="003A7BB1">
        <w:t>ca.</w:t>
      </w:r>
      <w:r w:rsidR="003A7BB1" w:rsidRPr="00941A05">
        <w:t xml:space="preserve"> 379 </w:t>
      </w:r>
      <w:r w:rsidR="003A7BB1">
        <w:t>CE,</w:t>
      </w:r>
      <w:r w:rsidR="003A7BB1" w:rsidRPr="00941A05">
        <w:t xml:space="preserve"> </w:t>
      </w:r>
      <w:r w:rsidR="00FD0EC6" w:rsidRPr="00941A05">
        <w:t>mummification practice</w:t>
      </w:r>
      <w:r w:rsidR="00DB50BB" w:rsidRPr="00941A05">
        <w:t>s were</w:t>
      </w:r>
      <w:r w:rsidR="00FD0EC6" w:rsidRPr="00941A05">
        <w:t xml:space="preserve"> </w:t>
      </w:r>
      <w:r w:rsidR="00303480">
        <w:t>being</w:t>
      </w:r>
      <w:r w:rsidR="00FD0EC6" w:rsidRPr="00941A05">
        <w:t xml:space="preserve"> phased out</w:t>
      </w:r>
      <w:r w:rsidR="009D290B" w:rsidRPr="00941A05">
        <w:t>.</w:t>
      </w:r>
      <w:r w:rsidR="00A75F68" w:rsidRPr="002E4E18">
        <w:rPr>
          <w:vertAlign w:val="superscript"/>
        </w:rPr>
        <w:t>8</w:t>
      </w:r>
      <w:r w:rsidR="00FD0EC6" w:rsidRPr="00941A05">
        <w:t xml:space="preserve"> </w:t>
      </w:r>
    </w:p>
    <w:p w14:paraId="23EAA4E4" w14:textId="79C5069D" w:rsidR="00F86799" w:rsidRPr="00941A05" w:rsidRDefault="000E7F4C" w:rsidP="00AF76C2">
      <w:pPr>
        <w:jc w:val="left"/>
      </w:pPr>
      <w:r>
        <w:tab/>
      </w:r>
      <w:r w:rsidR="00A23EB6">
        <w:t>A</w:t>
      </w:r>
      <w:r w:rsidR="00C43A15" w:rsidRPr="00941A05">
        <w:t>ncient funerary paintings</w:t>
      </w:r>
      <w:r w:rsidR="00C43A15">
        <w:t xml:space="preserve"> </w:t>
      </w:r>
      <w:r w:rsidR="00A52022">
        <w:t xml:space="preserve">were </w:t>
      </w:r>
      <w:r w:rsidR="005128C7">
        <w:t>created</w:t>
      </w:r>
      <w:r w:rsidR="03F984EE" w:rsidRPr="00941A05">
        <w:t xml:space="preserve"> </w:t>
      </w:r>
      <w:r w:rsidR="00A52022">
        <w:t>on</w:t>
      </w:r>
      <w:r w:rsidR="03F984EE" w:rsidRPr="00941A05">
        <w:t xml:space="preserve"> </w:t>
      </w:r>
      <w:r w:rsidR="00AF76C2" w:rsidRPr="00941A05">
        <w:t>textile</w:t>
      </w:r>
      <w:r w:rsidR="00AF76C2">
        <w:t xml:space="preserve"> shrouds or on </w:t>
      </w:r>
      <w:r w:rsidR="00DB58A9">
        <w:t>panels of</w:t>
      </w:r>
      <w:r w:rsidR="00A23EB6">
        <w:t xml:space="preserve"> </w:t>
      </w:r>
      <w:r w:rsidR="00DB58A9">
        <w:t xml:space="preserve">a </w:t>
      </w:r>
      <w:r w:rsidR="36D9A19B" w:rsidRPr="00941A05">
        <w:t xml:space="preserve">variety </w:t>
      </w:r>
      <w:r w:rsidR="03F984EE" w:rsidRPr="00941A05">
        <w:t xml:space="preserve">of </w:t>
      </w:r>
      <w:r w:rsidR="005C7331" w:rsidRPr="00941A05">
        <w:t xml:space="preserve">local and imported </w:t>
      </w:r>
      <w:r w:rsidR="03F984EE" w:rsidRPr="00941A05">
        <w:t>woods</w:t>
      </w:r>
      <w:r w:rsidR="00DB58A9">
        <w:t>.</w:t>
      </w:r>
      <w:r w:rsidR="00A23EB6">
        <w:t xml:space="preserve"> </w:t>
      </w:r>
      <w:r w:rsidR="00DB58A9">
        <w:t>B</w:t>
      </w:r>
      <w:r w:rsidR="00A23EB6">
        <w:t xml:space="preserve">oth </w:t>
      </w:r>
      <w:r w:rsidR="00903DCB">
        <w:t>supports</w:t>
      </w:r>
      <w:r w:rsidR="00C91AC9">
        <w:t xml:space="preserve"> </w:t>
      </w:r>
      <w:r w:rsidR="00DB58A9">
        <w:t>were</w:t>
      </w:r>
      <w:r w:rsidR="00C91AC9">
        <w:t xml:space="preserve"> </w:t>
      </w:r>
      <w:r w:rsidR="00A23EB6">
        <w:t xml:space="preserve">specially prepared for their unique </w:t>
      </w:r>
      <w:r w:rsidR="005128C7">
        <w:t>purpose</w:t>
      </w:r>
      <w:r w:rsidR="00A52022">
        <w:t xml:space="preserve">. </w:t>
      </w:r>
      <w:r w:rsidR="00C91AC9">
        <w:t>They were p</w:t>
      </w:r>
      <w:r w:rsidR="7531D632" w:rsidRPr="00941A05">
        <w:t xml:space="preserve">ainted using </w:t>
      </w:r>
      <w:r w:rsidR="7531D632" w:rsidRPr="00C41E9C">
        <w:t>a</w:t>
      </w:r>
      <w:r w:rsidR="00355B6F">
        <w:t xml:space="preserve">n impressive </w:t>
      </w:r>
      <w:r w:rsidR="7531D632" w:rsidRPr="00C41E9C">
        <w:t>palet</w:t>
      </w:r>
      <w:r w:rsidR="7A379821" w:rsidRPr="00C41E9C">
        <w:t>t</w:t>
      </w:r>
      <w:r w:rsidR="7531D632" w:rsidRPr="00C41E9C">
        <w:t xml:space="preserve">e of </w:t>
      </w:r>
      <w:r w:rsidR="00C41E9C" w:rsidRPr="00C41E9C">
        <w:t xml:space="preserve">natural or </w:t>
      </w:r>
      <w:r w:rsidR="00D7777B">
        <w:t>manufactured</w:t>
      </w:r>
      <w:r w:rsidR="00C41E9C" w:rsidRPr="00C41E9C">
        <w:t xml:space="preserve"> </w:t>
      </w:r>
      <w:r w:rsidR="03F984EE" w:rsidRPr="00C41E9C">
        <w:t>pigments</w:t>
      </w:r>
      <w:r w:rsidR="006B4F6F">
        <w:t xml:space="preserve"> </w:t>
      </w:r>
      <w:r w:rsidR="634BF786" w:rsidRPr="00C41E9C">
        <w:t xml:space="preserve">bound </w:t>
      </w:r>
      <w:r w:rsidR="001C2BDC" w:rsidRPr="00C41E9C">
        <w:t>with organic</w:t>
      </w:r>
      <w:r w:rsidR="00AF76C2">
        <w:t>-</w:t>
      </w:r>
      <w:r w:rsidR="001C2BDC" w:rsidRPr="00C41E9C">
        <w:t>based</w:t>
      </w:r>
      <w:r w:rsidR="001C2BDC" w:rsidRPr="00941A05">
        <w:t xml:space="preserve"> medi</w:t>
      </w:r>
      <w:r w:rsidR="00C91AC9">
        <w:t>a.</w:t>
      </w:r>
      <w:r w:rsidR="00A52022">
        <w:t xml:space="preserve"> </w:t>
      </w:r>
      <w:r w:rsidR="00E95FF7" w:rsidRPr="00664AAA">
        <w:t>T</w:t>
      </w:r>
      <w:r w:rsidR="007E35FF" w:rsidRPr="00664AAA">
        <w:t>oday</w:t>
      </w:r>
      <w:r w:rsidR="005C7863">
        <w:t>,</w:t>
      </w:r>
      <w:r w:rsidR="00DB58A9">
        <w:t xml:space="preserve"> </w:t>
      </w:r>
      <w:r w:rsidR="00355B6F">
        <w:t>a</w:t>
      </w:r>
      <w:r w:rsidR="008E2BB2">
        <w:t xml:space="preserve"> </w:t>
      </w:r>
      <w:r w:rsidR="008E2BB2" w:rsidRPr="00941A05">
        <w:t>renewed interest</w:t>
      </w:r>
      <w:r w:rsidR="00664AAA">
        <w:t xml:space="preserve"> in </w:t>
      </w:r>
      <w:r w:rsidR="00286B8A">
        <w:t>ancient painting</w:t>
      </w:r>
      <w:r w:rsidR="005C7863">
        <w:t>s</w:t>
      </w:r>
      <w:r w:rsidR="008E2BB2">
        <w:t>,</w:t>
      </w:r>
      <w:r w:rsidR="008E2BB2" w:rsidRPr="00941A05">
        <w:t xml:space="preserve"> </w:t>
      </w:r>
      <w:r w:rsidR="00902727">
        <w:t>together</w:t>
      </w:r>
      <w:r w:rsidR="00355B6F">
        <w:t xml:space="preserve"> with the</w:t>
      </w:r>
      <w:r w:rsidR="00DB58A9">
        <w:t xml:space="preserve"> </w:t>
      </w:r>
      <w:r w:rsidR="00664AAA">
        <w:t>application</w:t>
      </w:r>
      <w:r w:rsidR="008E2BB2">
        <w:t xml:space="preserve"> of</w:t>
      </w:r>
      <w:r w:rsidR="00E95FF7" w:rsidRPr="00941A05">
        <w:t xml:space="preserve"> </w:t>
      </w:r>
      <w:r w:rsidR="00FD0EC6" w:rsidRPr="00941A05">
        <w:t>sensitive</w:t>
      </w:r>
      <w:r w:rsidR="00664AAA">
        <w:t xml:space="preserve"> and specific</w:t>
      </w:r>
      <w:r w:rsidR="00FD0EC6" w:rsidRPr="00941A05">
        <w:t xml:space="preserve"> analytical </w:t>
      </w:r>
      <w:r w:rsidR="00664AAA">
        <w:t>techniques</w:t>
      </w:r>
      <w:r w:rsidR="007E35FF" w:rsidRPr="00941A05">
        <w:t xml:space="preserve"> </w:t>
      </w:r>
      <w:r w:rsidR="00355B6F">
        <w:t>and access to</w:t>
      </w:r>
      <w:r w:rsidR="000F157D" w:rsidRPr="00941A05">
        <w:t xml:space="preserve"> multidisciplinary corroborative studies</w:t>
      </w:r>
      <w:r w:rsidR="005C7863">
        <w:t>,</w:t>
      </w:r>
      <w:r w:rsidR="005C7863" w:rsidRPr="005C7863">
        <w:t xml:space="preserve"> </w:t>
      </w:r>
      <w:r w:rsidR="005C7863">
        <w:t>has</w:t>
      </w:r>
      <w:r w:rsidR="005C7863" w:rsidRPr="00941A05">
        <w:t xml:space="preserve"> </w:t>
      </w:r>
      <w:r w:rsidR="005C7863">
        <w:t>broadened</w:t>
      </w:r>
      <w:r w:rsidR="000F157D" w:rsidRPr="00941A05">
        <w:t xml:space="preserve"> </w:t>
      </w:r>
      <w:r w:rsidR="00A55693">
        <w:t>our understanding of ancient painting technology</w:t>
      </w:r>
      <w:r w:rsidR="00AF76C2">
        <w:t xml:space="preserve">, </w:t>
      </w:r>
      <w:r w:rsidR="00A55693">
        <w:t>enabl</w:t>
      </w:r>
      <w:r w:rsidR="00AF76C2">
        <w:t>ing</w:t>
      </w:r>
      <w:r w:rsidR="00A55693">
        <w:t xml:space="preserve"> new discoveries</w:t>
      </w:r>
      <w:r w:rsidR="000F157D" w:rsidRPr="00941A05">
        <w:t>.</w:t>
      </w:r>
      <w:r w:rsidR="00A75F68" w:rsidRPr="002E4E18">
        <w:rPr>
          <w:vertAlign w:val="superscript"/>
        </w:rPr>
        <w:t>9</w:t>
      </w:r>
      <w:r w:rsidR="007E35FF" w:rsidRPr="00941A05">
        <w:t xml:space="preserve"> </w:t>
      </w:r>
      <w:r w:rsidR="000F157D" w:rsidRPr="00941A05">
        <w:t xml:space="preserve"> </w:t>
      </w:r>
      <w:r w:rsidR="005128C7">
        <w:t xml:space="preserve">For example, </w:t>
      </w:r>
      <w:r w:rsidR="00FD0EC6" w:rsidRPr="00941A05">
        <w:t xml:space="preserve">studies of </w:t>
      </w:r>
      <w:r w:rsidR="002D30F1">
        <w:t>twenty</w:t>
      </w:r>
      <w:r w:rsidR="00AF76C2">
        <w:t>-</w:t>
      </w:r>
      <w:r w:rsidR="002D30F1">
        <w:t xml:space="preserve">two </w:t>
      </w:r>
      <w:r w:rsidR="00FD0EC6" w:rsidRPr="00941A05">
        <w:t>water</w:t>
      </w:r>
      <w:r w:rsidR="001C2BDC" w:rsidRPr="00941A05">
        <w:t>-</w:t>
      </w:r>
      <w:r w:rsidR="00FD0EC6" w:rsidRPr="00941A05">
        <w:t xml:space="preserve">based binding media </w:t>
      </w:r>
      <w:r w:rsidR="00231E6D" w:rsidRPr="00941A05">
        <w:t>(</w:t>
      </w:r>
      <w:r w:rsidR="00FD0EC6" w:rsidRPr="00941A05">
        <w:t>tempera</w:t>
      </w:r>
      <w:r w:rsidR="00231E6D" w:rsidRPr="00941A05">
        <w:t>)</w:t>
      </w:r>
      <w:r w:rsidR="004A5C46">
        <w:t xml:space="preserve"> portraits</w:t>
      </w:r>
      <w:r w:rsidR="00FD0EC6" w:rsidRPr="00941A05">
        <w:t xml:space="preserve"> using </w:t>
      </w:r>
      <w:r w:rsidR="00113E75" w:rsidRPr="00941A05">
        <w:t xml:space="preserve">gas chromatography/mass spectrometry (GC/MS) and </w:t>
      </w:r>
      <w:r w:rsidR="00113E75" w:rsidRPr="00941A05">
        <w:rPr>
          <w:rFonts w:eastAsia="Times New Roman"/>
        </w:rPr>
        <w:t>enzyme-linked immunosorbent assay</w:t>
      </w:r>
      <w:r w:rsidR="00113E75" w:rsidRPr="00941A05">
        <w:t xml:space="preserve"> (</w:t>
      </w:r>
      <w:r w:rsidR="00FD0EC6" w:rsidRPr="00941A05">
        <w:t>ELISA</w:t>
      </w:r>
      <w:r w:rsidR="00113E75" w:rsidRPr="00941A05">
        <w:t>)</w:t>
      </w:r>
      <w:r w:rsidR="00FD0EC6" w:rsidRPr="00941A05">
        <w:t xml:space="preserve"> ha</w:t>
      </w:r>
      <w:r w:rsidR="00E95FF7" w:rsidRPr="00941A05">
        <w:t>ve</w:t>
      </w:r>
      <w:r w:rsidR="00FD0EC6" w:rsidRPr="00941A05">
        <w:t xml:space="preserve"> established that animal glue was the predominant medium</w:t>
      </w:r>
      <w:r w:rsidR="006B4F6F">
        <w:t xml:space="preserve"> </w:t>
      </w:r>
      <w:r w:rsidR="006B4F6F">
        <w:lastRenderedPageBreak/>
        <w:t>used</w:t>
      </w:r>
      <w:r w:rsidR="00AF76C2">
        <w:t xml:space="preserve"> </w:t>
      </w:r>
      <w:r w:rsidR="00AF76C2" w:rsidRPr="00941A05">
        <w:t>in antiquity</w:t>
      </w:r>
      <w:r w:rsidR="002D30F1">
        <w:t xml:space="preserve"> (</w:t>
      </w:r>
      <w:r w:rsidR="004A5C46">
        <w:t>90%</w:t>
      </w:r>
      <w:r w:rsidR="002D30F1">
        <w:t>)</w:t>
      </w:r>
      <w:r w:rsidR="00C2060E">
        <w:t>, followed by plant gums</w:t>
      </w:r>
      <w:r w:rsidR="004A5C46">
        <w:t xml:space="preserve"> </w:t>
      </w:r>
      <w:r w:rsidR="002D30F1">
        <w:t>(</w:t>
      </w:r>
      <w:r w:rsidR="004A5C46">
        <w:t>10%</w:t>
      </w:r>
      <w:r w:rsidR="002D30F1">
        <w:t>)</w:t>
      </w:r>
      <w:r w:rsidR="006B4F6F" w:rsidRPr="00AE77C8">
        <w:t>.</w:t>
      </w:r>
      <w:r w:rsidR="00A75F68" w:rsidRPr="002E4E18">
        <w:rPr>
          <w:vertAlign w:val="superscript"/>
        </w:rPr>
        <w:t>10</w:t>
      </w:r>
      <w:r w:rsidR="00A75F68">
        <w:t xml:space="preserve"> </w:t>
      </w:r>
      <w:r w:rsidR="00A91FEF">
        <w:t>Likewise</w:t>
      </w:r>
      <w:r w:rsidR="00664AAA">
        <w:t xml:space="preserve">, </w:t>
      </w:r>
      <w:r w:rsidR="00613BDA">
        <w:t xml:space="preserve">analyses of </w:t>
      </w:r>
      <w:r w:rsidR="71AA5AEE" w:rsidRPr="00941A05">
        <w:t xml:space="preserve">encaustic </w:t>
      </w:r>
      <w:r w:rsidR="04F3B018" w:rsidRPr="00941A05">
        <w:t>bind</w:t>
      </w:r>
      <w:r w:rsidR="005128C7">
        <w:t>ing media h</w:t>
      </w:r>
      <w:r w:rsidR="71AA5AEE" w:rsidRPr="00941A05">
        <w:t>a</w:t>
      </w:r>
      <w:r w:rsidR="00286B8A">
        <w:t>ve</w:t>
      </w:r>
      <w:r w:rsidR="71AA5AEE" w:rsidRPr="00941A05">
        <w:t xml:space="preserve"> </w:t>
      </w:r>
      <w:r w:rsidR="00613BDA">
        <w:t xml:space="preserve">confirmed that </w:t>
      </w:r>
      <w:r w:rsidR="00AF76C2">
        <w:t xml:space="preserve">their </w:t>
      </w:r>
      <w:r w:rsidR="00A55693">
        <w:t xml:space="preserve">composition can involve more than </w:t>
      </w:r>
      <w:r w:rsidR="5E63BE6E" w:rsidRPr="00941A05">
        <w:t xml:space="preserve">just </w:t>
      </w:r>
      <w:r w:rsidR="005128C7">
        <w:t xml:space="preserve">pure </w:t>
      </w:r>
      <w:r w:rsidR="001C2BDC" w:rsidRPr="00941A05">
        <w:t>bees</w:t>
      </w:r>
      <w:r w:rsidR="71AA5AEE" w:rsidRPr="00941A05">
        <w:t>wax.</w:t>
      </w:r>
      <w:r w:rsidR="00A75F68" w:rsidRPr="002E4E18">
        <w:rPr>
          <w:vertAlign w:val="superscript"/>
        </w:rPr>
        <w:t>11</w:t>
      </w:r>
      <w:r w:rsidR="71AA5AEE" w:rsidRPr="00941A05">
        <w:t xml:space="preserve"> </w:t>
      </w:r>
      <w:r w:rsidR="00FD0EC6" w:rsidRPr="00941A05">
        <w:t xml:space="preserve"> </w:t>
      </w:r>
    </w:p>
    <w:p w14:paraId="7EB51D00" w14:textId="77777777" w:rsidR="00FD0996" w:rsidRDefault="00FD0996" w:rsidP="00AF76C2">
      <w:pPr>
        <w:pStyle w:val="Heading2"/>
        <w:rPr>
          <w:i/>
          <w:iCs w:val="0"/>
        </w:rPr>
      </w:pPr>
    </w:p>
    <w:p w14:paraId="0F0A6BFD" w14:textId="65656A8A" w:rsidR="00D57EF8" w:rsidRPr="003A7BB1" w:rsidRDefault="00D57EF8" w:rsidP="003A7BB1">
      <w:pPr>
        <w:pStyle w:val="Heading2"/>
      </w:pPr>
      <w:r w:rsidRPr="003A7BB1">
        <w:t>Preliminary Investigations</w:t>
      </w:r>
    </w:p>
    <w:p w14:paraId="13219D85" w14:textId="77777777" w:rsidR="004E6D85" w:rsidRDefault="004E6D85" w:rsidP="00AF76C2">
      <w:pPr>
        <w:jc w:val="left"/>
      </w:pPr>
    </w:p>
    <w:p w14:paraId="1DF2A7C6" w14:textId="01B7C49B" w:rsidR="005C70D9" w:rsidRDefault="00D72C54" w:rsidP="00FB1B61">
      <w:pPr>
        <w:jc w:val="left"/>
        <w:rPr>
          <w:b/>
          <w:bCs/>
        </w:rPr>
      </w:pPr>
      <w:r>
        <w:t>I</w:t>
      </w:r>
      <w:r w:rsidR="00F86799" w:rsidRPr="00941A05">
        <w:t>n 200</w:t>
      </w:r>
      <w:r w:rsidR="00524978">
        <w:t>8</w:t>
      </w:r>
      <w:r w:rsidR="00613BDA">
        <w:t xml:space="preserve">, a study </w:t>
      </w:r>
      <w:r w:rsidR="00D57EF8">
        <w:t xml:space="preserve">at the J. Paul Getty Museum </w:t>
      </w:r>
      <w:r w:rsidR="00613BDA">
        <w:t xml:space="preserve">using </w:t>
      </w:r>
      <w:r>
        <w:t>ELISA</w:t>
      </w:r>
      <w:r w:rsidRPr="00941A05">
        <w:t xml:space="preserve"> </w:t>
      </w:r>
      <w:r w:rsidR="00FD0EC6" w:rsidRPr="00941A05">
        <w:t xml:space="preserve">confirmed the </w:t>
      </w:r>
      <w:r w:rsidR="001A6432" w:rsidRPr="00941A05">
        <w:t>presence</w:t>
      </w:r>
      <w:r w:rsidR="00FD0EC6" w:rsidRPr="00941A05">
        <w:t xml:space="preserve"> of </w:t>
      </w:r>
      <w:bookmarkStart w:id="1" w:name="_Hlk124236844"/>
      <w:r w:rsidR="00AF76C2">
        <w:t xml:space="preserve">an </w:t>
      </w:r>
      <w:r w:rsidR="00524978">
        <w:t>animal</w:t>
      </w:r>
      <w:r w:rsidR="001E6928">
        <w:t xml:space="preserve"> glue</w:t>
      </w:r>
      <w:r w:rsidR="00FD0EC6" w:rsidRPr="00941A05">
        <w:t xml:space="preserve"> </w:t>
      </w:r>
      <w:bookmarkEnd w:id="1"/>
      <w:r w:rsidR="00FD0EC6" w:rsidRPr="00941A05">
        <w:t xml:space="preserve">binder on </w:t>
      </w:r>
      <w:r w:rsidR="00D57EF8">
        <w:t>the</w:t>
      </w:r>
      <w:r w:rsidR="00FD0EC6" w:rsidRPr="00941A05">
        <w:t xml:space="preserve"> </w:t>
      </w:r>
      <w:r w:rsidR="00A810DC" w:rsidRPr="00941A05">
        <w:t>tempera</w:t>
      </w:r>
      <w:r w:rsidR="000A75E5" w:rsidRPr="00941A05">
        <w:t xml:space="preserve"> f</w:t>
      </w:r>
      <w:r w:rsidR="00131DB5" w:rsidRPr="00941A05">
        <w:t xml:space="preserve">unerary </w:t>
      </w:r>
      <w:r w:rsidR="001E6928" w:rsidRPr="67D700F0">
        <w:rPr>
          <w:i/>
          <w:iCs/>
        </w:rPr>
        <w:t>P</w:t>
      </w:r>
      <w:r w:rsidR="00131DB5" w:rsidRPr="67D700F0">
        <w:rPr>
          <w:i/>
          <w:iCs/>
        </w:rPr>
        <w:t xml:space="preserve">ortrait of a </w:t>
      </w:r>
      <w:r w:rsidR="001E6928" w:rsidRPr="67D700F0">
        <w:rPr>
          <w:i/>
          <w:iCs/>
        </w:rPr>
        <w:t>B</w:t>
      </w:r>
      <w:r w:rsidR="00131DB5" w:rsidRPr="67D700F0">
        <w:rPr>
          <w:i/>
          <w:iCs/>
        </w:rPr>
        <w:t xml:space="preserve">earded </w:t>
      </w:r>
      <w:r w:rsidR="001E6928" w:rsidRPr="67D700F0">
        <w:rPr>
          <w:i/>
          <w:iCs/>
        </w:rPr>
        <w:t>Man</w:t>
      </w:r>
      <w:r w:rsidR="001E6928" w:rsidRPr="00941A05">
        <w:t xml:space="preserve"> (</w:t>
      </w:r>
      <w:bookmarkStart w:id="2" w:name="_Hlk124236648"/>
      <w:r w:rsidR="001E6928" w:rsidRPr="00941A05">
        <w:t>7</w:t>
      </w:r>
      <w:r w:rsidR="001B1C29">
        <w:t>4</w:t>
      </w:r>
      <w:r w:rsidR="001E6928" w:rsidRPr="00941A05">
        <w:t>.AP.20</w:t>
      </w:r>
      <w:bookmarkEnd w:id="2"/>
      <w:r w:rsidR="004C3B36">
        <w:t xml:space="preserve">; </w:t>
      </w:r>
      <w:r w:rsidR="001B578E">
        <w:fldChar w:fldCharType="begin"/>
      </w:r>
      <w:ins w:id="3" w:author="Rachel Barth [2]" w:date="2025-03-10T18:02:00Z" w16du:dateUtc="2025-03-11T01:02:00Z">
        <w:r w:rsidR="001B578E">
          <w:instrText>HYPERLINK "file:///Users/rbarth/Desktop/TO DO for APPEAR/PAPERS AND CAPTIONS final appear files-ready to prep for transmittal/Svoboda paper 8-KP/fig-8-1"</w:instrText>
        </w:r>
      </w:ins>
      <w:del w:id="4" w:author="Rachel Barth [2]" w:date="2025-03-10T18:02:00Z" w16du:dateUtc="2025-03-11T01:02:00Z">
        <w:r w:rsidR="001B578E" w:rsidDel="001B578E">
          <w:delInstrText>HYPERLINK "fig-8-1"</w:delInstrText>
        </w:r>
      </w:del>
      <w:ins w:id="5" w:author="Rachel Barth [2]" w:date="2025-03-10T18:02:00Z" w16du:dateUtc="2025-03-11T01:02:00Z"/>
      <w:r w:rsidR="001B578E">
        <w:fldChar w:fldCharType="separate"/>
      </w:r>
      <w:r w:rsidR="001B578E" w:rsidRPr="001B578E">
        <w:rPr>
          <w:rStyle w:val="Hyperlink"/>
        </w:rPr>
        <w:t>fig. 8.1</w:t>
      </w:r>
      <w:r w:rsidR="001B578E">
        <w:fldChar w:fldCharType="end"/>
      </w:r>
      <w:r w:rsidR="001E6928">
        <w:t>)</w:t>
      </w:r>
      <w:r w:rsidR="004C3B36">
        <w:t>.</w:t>
      </w:r>
      <w:r w:rsidR="00A75F68" w:rsidRPr="002E4E18">
        <w:rPr>
          <w:vertAlign w:val="superscript"/>
        </w:rPr>
        <w:t>12</w:t>
      </w:r>
      <w:r w:rsidR="00E95FF7" w:rsidRPr="00941A05">
        <w:t xml:space="preserve"> </w:t>
      </w:r>
      <w:r w:rsidR="00A810DC" w:rsidRPr="00941A05">
        <w:t>Th</w:t>
      </w:r>
      <w:r w:rsidR="000A75E5" w:rsidRPr="00941A05">
        <w:t xml:space="preserve">e </w:t>
      </w:r>
      <w:r w:rsidR="00A810DC" w:rsidRPr="00941A05">
        <w:t xml:space="preserve">study also </w:t>
      </w:r>
      <w:r w:rsidR="00CB5E90">
        <w:t>detected</w:t>
      </w:r>
      <w:r w:rsidR="00CB5E90" w:rsidRPr="00941A05">
        <w:t xml:space="preserve"> </w:t>
      </w:r>
      <w:r w:rsidR="00A810DC" w:rsidRPr="00941A05">
        <w:t>traces of egg</w:t>
      </w:r>
      <w:r w:rsidR="00524978">
        <w:t xml:space="preserve"> </w:t>
      </w:r>
      <w:r w:rsidR="000A75E5" w:rsidRPr="00941A05">
        <w:t>in the paint</w:t>
      </w:r>
      <w:r w:rsidR="00AF76C2">
        <w:t>,</w:t>
      </w:r>
      <w:r w:rsidR="00A810DC" w:rsidRPr="00941A05">
        <w:t xml:space="preserve"> </w:t>
      </w:r>
      <w:r w:rsidR="00CB5E90">
        <w:t>raising</w:t>
      </w:r>
      <w:r w:rsidR="00CB5E90" w:rsidRPr="00941A05">
        <w:t xml:space="preserve"> </w:t>
      </w:r>
      <w:r w:rsidR="00D57EF8">
        <w:t xml:space="preserve">the </w:t>
      </w:r>
      <w:r w:rsidR="00131DB5" w:rsidRPr="00941A05">
        <w:t xml:space="preserve">question </w:t>
      </w:r>
      <w:r w:rsidR="00D57EF8">
        <w:t>of</w:t>
      </w:r>
      <w:r w:rsidR="00131DB5" w:rsidRPr="00941A05">
        <w:t xml:space="preserve"> </w:t>
      </w:r>
      <w:r w:rsidR="00786AB0" w:rsidRPr="00941A05">
        <w:t>whether it was</w:t>
      </w:r>
      <w:r w:rsidR="00131DB5" w:rsidRPr="00941A05">
        <w:t xml:space="preserve"> a component </w:t>
      </w:r>
      <w:r w:rsidR="00F236AD">
        <w:t>of</w:t>
      </w:r>
      <w:r w:rsidR="00131DB5" w:rsidRPr="00941A05">
        <w:t xml:space="preserve"> the ancient </w:t>
      </w:r>
      <w:r w:rsidR="00A810DC" w:rsidRPr="00941A05">
        <w:t>binding media</w:t>
      </w:r>
      <w:r w:rsidR="00131DB5" w:rsidRPr="00941A05">
        <w:t xml:space="preserve"> or a modern </w:t>
      </w:r>
      <w:r w:rsidR="00524978">
        <w:t>conservation intervention</w:t>
      </w:r>
      <w:r w:rsidR="00131DB5" w:rsidRPr="00941A05">
        <w:t xml:space="preserve">. </w:t>
      </w:r>
      <w:r w:rsidR="00F86799" w:rsidRPr="00941A05">
        <w:t>Subsequent</w:t>
      </w:r>
      <w:r w:rsidR="00786AB0" w:rsidRPr="00941A05">
        <w:t xml:space="preserve"> analyses</w:t>
      </w:r>
      <w:r w:rsidR="00524978">
        <w:t xml:space="preserve"> in 2014</w:t>
      </w:r>
      <w:r w:rsidR="00786AB0" w:rsidRPr="00941A05">
        <w:t xml:space="preserve"> using </w:t>
      </w:r>
      <w:r w:rsidR="00F86799" w:rsidRPr="00941A05">
        <w:rPr>
          <w:rFonts w:eastAsia="Times New Roman"/>
        </w:rPr>
        <w:t>GC/MS</w:t>
      </w:r>
      <w:r w:rsidR="001A6432" w:rsidRPr="00941A05">
        <w:rPr>
          <w:rFonts w:eastAsia="Times New Roman"/>
        </w:rPr>
        <w:t xml:space="preserve"> </w:t>
      </w:r>
      <w:r w:rsidR="00613BDA">
        <w:rPr>
          <w:rFonts w:eastAsia="Times New Roman"/>
        </w:rPr>
        <w:t xml:space="preserve">in tandem with </w:t>
      </w:r>
      <w:r w:rsidR="001A6432" w:rsidRPr="00941A05">
        <w:rPr>
          <w:rFonts w:eastAsia="Times New Roman"/>
        </w:rPr>
        <w:t>u</w:t>
      </w:r>
      <w:r w:rsidR="00F86799" w:rsidRPr="00941A05">
        <w:rPr>
          <w:rFonts w:eastAsia="Times New Roman"/>
        </w:rPr>
        <w:t>ltraviolet fluorescence microscopy</w:t>
      </w:r>
      <w:r w:rsidR="00F86799" w:rsidRPr="00941A05">
        <w:t xml:space="preserve"> </w:t>
      </w:r>
      <w:r w:rsidR="00113E75" w:rsidRPr="00941A05">
        <w:t>corroborated</w:t>
      </w:r>
      <w:r w:rsidR="00786AB0" w:rsidRPr="00941A05">
        <w:t xml:space="preserve"> the</w:t>
      </w:r>
      <w:r w:rsidR="00131DB5" w:rsidRPr="00941A05">
        <w:t xml:space="preserve"> presence of egg</w:t>
      </w:r>
      <w:r w:rsidR="1A407D11" w:rsidRPr="00941A05">
        <w:t xml:space="preserve"> on </w:t>
      </w:r>
      <w:r w:rsidR="001E6928">
        <w:t>that</w:t>
      </w:r>
      <w:r w:rsidR="1A407D11" w:rsidRPr="00941A05">
        <w:t xml:space="preserve"> </w:t>
      </w:r>
      <w:r w:rsidR="00613BDA">
        <w:t xml:space="preserve">funerary portrait </w:t>
      </w:r>
      <w:r w:rsidR="001A6432" w:rsidRPr="00941A05">
        <w:t>as well as on</w:t>
      </w:r>
      <w:r w:rsidR="00131DB5" w:rsidRPr="00941A05">
        <w:t xml:space="preserve"> two </w:t>
      </w:r>
      <w:r w:rsidR="001F6B7D" w:rsidRPr="00941A05">
        <w:t xml:space="preserve">other </w:t>
      </w:r>
      <w:r w:rsidR="001E6928">
        <w:t xml:space="preserve">Getty </w:t>
      </w:r>
      <w:r w:rsidR="00E24E18" w:rsidRPr="00941A05">
        <w:t>panel</w:t>
      </w:r>
      <w:r w:rsidR="639D6624" w:rsidRPr="00941A05">
        <w:t>s</w:t>
      </w:r>
      <w:r w:rsidR="00E24E18" w:rsidRPr="00941A05">
        <w:t xml:space="preserve"> </w:t>
      </w:r>
      <w:r w:rsidR="00131DB5" w:rsidRPr="00941A05">
        <w:t xml:space="preserve">paintings </w:t>
      </w:r>
      <w:r w:rsidR="00E24E18" w:rsidRPr="00941A05">
        <w:t>(7</w:t>
      </w:r>
      <w:r w:rsidR="001B1C29">
        <w:t>4</w:t>
      </w:r>
      <w:r w:rsidR="00E24E18" w:rsidRPr="00941A05">
        <w:t>.AP.21 and 7</w:t>
      </w:r>
      <w:r w:rsidR="001B1C29">
        <w:t>4</w:t>
      </w:r>
      <w:r w:rsidR="00E24E18" w:rsidRPr="00941A05">
        <w:t>.AP.22)</w:t>
      </w:r>
      <w:r w:rsidR="00613BDA">
        <w:t xml:space="preserve"> once</w:t>
      </w:r>
      <w:r w:rsidR="00E24E18" w:rsidRPr="00941A05">
        <w:t xml:space="preserve"> </w:t>
      </w:r>
      <w:r w:rsidR="00613BDA">
        <w:t xml:space="preserve">associated </w:t>
      </w:r>
      <w:r w:rsidR="00131DB5" w:rsidRPr="00941A05">
        <w:t xml:space="preserve">with </w:t>
      </w:r>
      <w:r w:rsidR="00E24E18" w:rsidRPr="00941A05">
        <w:t>the bearded man portrait</w:t>
      </w:r>
      <w:r w:rsidR="008E2BB2">
        <w:t>.</w:t>
      </w:r>
      <w:r w:rsidR="00A75F68" w:rsidRPr="002E4E18">
        <w:rPr>
          <w:vertAlign w:val="superscript"/>
        </w:rPr>
        <w:t>13</w:t>
      </w:r>
      <w:r w:rsidR="008E2BB2" w:rsidRPr="00076EE8">
        <w:t xml:space="preserve"> </w:t>
      </w:r>
      <w:r w:rsidR="00D57EF8">
        <w:rPr>
          <w:rFonts w:eastAsia="Times New Roman"/>
        </w:rPr>
        <w:t>Further resea</w:t>
      </w:r>
      <w:r w:rsidR="00DB7C22">
        <w:rPr>
          <w:rFonts w:eastAsia="Times New Roman"/>
        </w:rPr>
        <w:t>rch</w:t>
      </w:r>
      <w:r w:rsidR="001E6928" w:rsidRPr="00524978">
        <w:rPr>
          <w:rFonts w:eastAsia="Times New Roman"/>
        </w:rPr>
        <w:t xml:space="preserve"> </w:t>
      </w:r>
      <w:r w:rsidR="00F53C25" w:rsidRPr="00524978">
        <w:rPr>
          <w:rFonts w:eastAsia="Times New Roman"/>
        </w:rPr>
        <w:t>revealed</w:t>
      </w:r>
      <w:r w:rsidR="001F6B7D" w:rsidRPr="00524978">
        <w:t xml:space="preserve"> </w:t>
      </w:r>
      <w:r w:rsidR="00F53C25" w:rsidRPr="00524978">
        <w:t xml:space="preserve">that </w:t>
      </w:r>
      <w:r w:rsidR="001F6B7D" w:rsidRPr="00524978">
        <w:t xml:space="preserve">the </w:t>
      </w:r>
      <w:r w:rsidR="00E24E18" w:rsidRPr="00524978">
        <w:t>egg</w:t>
      </w:r>
      <w:r w:rsidR="00E24E18" w:rsidRPr="00941A05">
        <w:t xml:space="preserve"> </w:t>
      </w:r>
      <w:r w:rsidR="001E6928">
        <w:t>was</w:t>
      </w:r>
      <w:r w:rsidR="00F86799" w:rsidRPr="00941A05">
        <w:t xml:space="preserve"> </w:t>
      </w:r>
      <w:r w:rsidR="00AD74F3">
        <w:t xml:space="preserve">present as </w:t>
      </w:r>
      <w:r w:rsidR="00F86799" w:rsidRPr="00941A05">
        <w:rPr>
          <w:rFonts w:eastAsia="Times New Roman"/>
        </w:rPr>
        <w:t xml:space="preserve">an isolated </w:t>
      </w:r>
      <w:r w:rsidR="00113E75" w:rsidRPr="00941A05">
        <w:rPr>
          <w:rFonts w:eastAsia="Times New Roman"/>
        </w:rPr>
        <w:t xml:space="preserve">surface </w:t>
      </w:r>
      <w:r w:rsidR="00F86799" w:rsidRPr="00941A05">
        <w:rPr>
          <w:rFonts w:eastAsia="Times New Roman"/>
        </w:rPr>
        <w:t>layer</w:t>
      </w:r>
      <w:r w:rsidR="00A91FEF">
        <w:rPr>
          <w:rFonts w:eastAsia="Times New Roman"/>
        </w:rPr>
        <w:t>, but</w:t>
      </w:r>
      <w:r w:rsidR="00E54AD4" w:rsidRPr="00941A05">
        <w:rPr>
          <w:rFonts w:eastAsia="Times New Roman"/>
        </w:rPr>
        <w:t xml:space="preserve"> </w:t>
      </w:r>
      <w:r w:rsidR="10BFA8FA" w:rsidRPr="00941A05">
        <w:rPr>
          <w:rFonts w:eastAsia="Times New Roman"/>
        </w:rPr>
        <w:t xml:space="preserve">at that time </w:t>
      </w:r>
      <w:r w:rsidR="00E54AD4" w:rsidRPr="00941A05">
        <w:rPr>
          <w:rFonts w:eastAsia="Times New Roman"/>
        </w:rPr>
        <w:t xml:space="preserve">it was </w:t>
      </w:r>
      <w:r w:rsidR="000A75E5" w:rsidRPr="00941A05">
        <w:rPr>
          <w:rFonts w:eastAsia="Times New Roman"/>
        </w:rPr>
        <w:t xml:space="preserve">noted </w:t>
      </w:r>
      <w:r w:rsidR="00E54AD4" w:rsidRPr="00941A05">
        <w:rPr>
          <w:rFonts w:eastAsia="Times New Roman"/>
        </w:rPr>
        <w:t xml:space="preserve">that </w:t>
      </w:r>
      <w:r w:rsidR="00AD74F3">
        <w:rPr>
          <w:rFonts w:eastAsia="Times New Roman"/>
        </w:rPr>
        <w:t>it</w:t>
      </w:r>
      <w:r w:rsidR="00E54AD4" w:rsidRPr="00941A05">
        <w:rPr>
          <w:rFonts w:eastAsia="Times New Roman"/>
        </w:rPr>
        <w:t xml:space="preserve"> “</w:t>
      </w:r>
      <w:r w:rsidR="00E54AD4" w:rsidRPr="002E4E18">
        <w:rPr>
          <w:rFonts w:eastAsia="Times New Roman"/>
        </w:rPr>
        <w:t>may be an artifact due to past restoration of the portraits</w:t>
      </w:r>
      <w:r w:rsidR="00E54AD4" w:rsidRPr="67D700F0">
        <w:rPr>
          <w:rFonts w:eastAsia="Times New Roman"/>
          <w:i/>
          <w:iCs/>
        </w:rPr>
        <w:t>.</w:t>
      </w:r>
      <w:r w:rsidR="000A75E5" w:rsidRPr="002E4E18">
        <w:rPr>
          <w:rFonts w:eastAsia="Times New Roman"/>
        </w:rPr>
        <w:t>”</w:t>
      </w:r>
      <w:r w:rsidR="00A75F68" w:rsidRPr="002E4E18">
        <w:rPr>
          <w:rFonts w:eastAsia="Times New Roman"/>
          <w:vertAlign w:val="superscript"/>
        </w:rPr>
        <w:t>14</w:t>
      </w:r>
    </w:p>
    <w:p w14:paraId="6C9E2C16" w14:textId="0DB84B9C" w:rsidR="005C70D9" w:rsidRDefault="00FB1B61" w:rsidP="001B578E">
      <w:pPr>
        <w:jc w:val="left"/>
      </w:pPr>
      <w:r w:rsidRPr="002E4E18">
        <w:rPr>
          <w:b/>
          <w:bCs/>
        </w:rPr>
        <w:t>[</w:t>
      </w:r>
      <w:r w:rsidR="002061A2">
        <w:rPr>
          <w:b/>
          <w:bCs/>
        </w:rPr>
        <w:t>[</w:t>
      </w:r>
      <w:r w:rsidRPr="002E4E18">
        <w:rPr>
          <w:b/>
          <w:bCs/>
        </w:rPr>
        <w:t>fig-8-1</w:t>
      </w:r>
      <w:r w:rsidR="002061A2">
        <w:rPr>
          <w:b/>
          <w:bCs/>
        </w:rPr>
        <w:t>]</w:t>
      </w:r>
      <w:r w:rsidRPr="002E4E18">
        <w:rPr>
          <w:b/>
          <w:bCs/>
        </w:rPr>
        <w:t>]</w:t>
      </w:r>
    </w:p>
    <w:p w14:paraId="16D9B0BB" w14:textId="4528136E" w:rsidR="003C2B4D" w:rsidRDefault="00FE6108" w:rsidP="002E4E18">
      <w:pPr>
        <w:ind w:firstLine="720"/>
        <w:jc w:val="left"/>
      </w:pPr>
      <w:r>
        <w:t>At the</w:t>
      </w:r>
      <w:r w:rsidR="00002F64">
        <w:t xml:space="preserve"> first </w:t>
      </w:r>
      <w:r>
        <w:t xml:space="preserve">APPEAR </w:t>
      </w:r>
      <w:r w:rsidR="00002F64">
        <w:t xml:space="preserve">project </w:t>
      </w:r>
      <w:r>
        <w:t>meeting</w:t>
      </w:r>
      <w:r w:rsidR="00002F64">
        <w:t xml:space="preserve"> in 2013</w:t>
      </w:r>
      <w:r>
        <w:t xml:space="preserve">, </w:t>
      </w:r>
      <w:r w:rsidR="00AF76C2">
        <w:t xml:space="preserve">participants from a variety of museums discussed </w:t>
      </w:r>
      <w:r>
        <w:t xml:space="preserve">the </w:t>
      </w:r>
      <w:r w:rsidR="00AF76C2">
        <w:t xml:space="preserve">presence </w:t>
      </w:r>
      <w:r>
        <w:t xml:space="preserve">of an unusual surface </w:t>
      </w:r>
      <w:r w:rsidR="00F37A46">
        <w:t>deposit</w:t>
      </w:r>
      <w:r w:rsidR="00DE749F">
        <w:t xml:space="preserve"> </w:t>
      </w:r>
      <w:r>
        <w:t>on</w:t>
      </w:r>
      <w:r w:rsidR="00AD74F3" w:rsidRPr="00AD74F3">
        <w:t xml:space="preserve"> </w:t>
      </w:r>
      <w:r w:rsidR="008A7BD7">
        <w:t xml:space="preserve">the </w:t>
      </w:r>
      <w:r w:rsidR="008A7BD7" w:rsidRPr="00941A05">
        <w:t xml:space="preserve">mummy </w:t>
      </w:r>
      <w:r w:rsidR="008A7BD7">
        <w:t xml:space="preserve">portrait of </w:t>
      </w:r>
      <w:r>
        <w:t xml:space="preserve">a </w:t>
      </w:r>
      <w:r w:rsidR="008A7BD7">
        <w:t>bearded man</w:t>
      </w:r>
      <w:r w:rsidR="00AD74F3" w:rsidRPr="00941A05">
        <w:t xml:space="preserve"> in the Getty</w:t>
      </w:r>
      <w:r w:rsidR="00AF76C2">
        <w:t>’s</w:t>
      </w:r>
      <w:r w:rsidR="00AD74F3" w:rsidRPr="00941A05">
        <w:t xml:space="preserve"> </w:t>
      </w:r>
      <w:r w:rsidR="00AF76C2">
        <w:t xml:space="preserve">collection </w:t>
      </w:r>
      <w:r w:rsidR="00AD74F3" w:rsidRPr="00941A05">
        <w:t>(</w:t>
      </w:r>
      <w:bookmarkStart w:id="6" w:name="_Hlk132030359"/>
      <w:r w:rsidR="00AD74F3" w:rsidRPr="00941A05">
        <w:t>74.AP.11</w:t>
      </w:r>
      <w:bookmarkEnd w:id="6"/>
      <w:r w:rsidR="00AD74F3" w:rsidRPr="00941A05">
        <w:t>)</w:t>
      </w:r>
      <w:r w:rsidR="00AD74F3">
        <w:t xml:space="preserve"> </w:t>
      </w:r>
      <w:r w:rsidR="00902727">
        <w:t xml:space="preserve">as a </w:t>
      </w:r>
      <w:r w:rsidR="00AF76C2">
        <w:t>possible future research topic</w:t>
      </w:r>
      <w:r w:rsidR="005252B5">
        <w:t xml:space="preserve"> </w:t>
      </w:r>
      <w:r w:rsidR="005252B5" w:rsidRPr="003A7BB1">
        <w:t>(</w:t>
      </w:r>
      <w:r w:rsidR="002061A2">
        <w:fldChar w:fldCharType="begin"/>
      </w:r>
      <w:ins w:id="7" w:author="Rachel Barth [2]" w:date="2025-03-10T18:02:00Z" w16du:dateUtc="2025-03-11T01:02:00Z">
        <w:r w:rsidR="001B578E">
          <w:instrText>HYPERLINK "file:///Users/rbarth/Desktop/TO DO for APPEAR/PAPERS AND CAPTIONS final appear files-ready to prep for transmittal/Svoboda paper 8-KP/fig-8-2"</w:instrText>
        </w:r>
      </w:ins>
      <w:del w:id="8" w:author="Rachel Barth [2]" w:date="2025-03-10T18:02:00Z" w16du:dateUtc="2025-03-11T01:02:00Z">
        <w:r w:rsidR="002061A2" w:rsidDel="001B578E">
          <w:delInstrText>HYPERLINK "fig-8-2"</w:delInstrText>
        </w:r>
      </w:del>
      <w:ins w:id="9" w:author="Rachel Barth [2]" w:date="2025-03-10T18:02:00Z" w16du:dateUtc="2025-03-11T01:02:00Z"/>
      <w:r w:rsidR="002061A2">
        <w:fldChar w:fldCharType="separate"/>
      </w:r>
      <w:r w:rsidR="002061A2" w:rsidRPr="002061A2">
        <w:rPr>
          <w:rStyle w:val="Hyperlink"/>
        </w:rPr>
        <w:t>figs. 8.2</w:t>
      </w:r>
      <w:r w:rsidR="002061A2">
        <w:fldChar w:fldCharType="end"/>
      </w:r>
      <w:r w:rsidR="00AF76C2">
        <w:t xml:space="preserve"> and </w:t>
      </w:r>
      <w:r>
        <w:fldChar w:fldCharType="begin"/>
      </w:r>
      <w:ins w:id="10" w:author="Rachel Barth [2]" w:date="2025-03-10T18:02:00Z" w16du:dateUtc="2025-03-11T01:02:00Z">
        <w:r w:rsidR="001B578E">
          <w:instrText>HYPERLINK "file:///Users/rbarth/Desktop/TO DO for APPEAR/PAPERS AND CAPTIONS final appear files-ready to prep for transmittal/Svoboda paper 8-KP/fig-8-3"</w:instrText>
        </w:r>
      </w:ins>
      <w:del w:id="11" w:author="Rachel Barth [2]" w:date="2025-03-10T18:02:00Z" w16du:dateUtc="2025-03-11T01:02:00Z">
        <w:r w:rsidR="002061A2" w:rsidDel="001B578E">
          <w:delInstrText>HYPERLINK "fig-8-3"</w:delInstrText>
        </w:r>
      </w:del>
      <w:ins w:id="12" w:author="Rachel Barth [2]" w:date="2025-03-10T18:02:00Z" w16du:dateUtc="2025-03-11T01:02:00Z"/>
      <w:r>
        <w:fldChar w:fldCharType="separate"/>
      </w:r>
      <w:r w:rsidR="00AF76C2" w:rsidRPr="002E4E18">
        <w:rPr>
          <w:rStyle w:val="Hyperlink"/>
        </w:rPr>
        <w:t>8.</w:t>
      </w:r>
      <w:r w:rsidR="00691EAD" w:rsidRPr="002E4E18">
        <w:rPr>
          <w:rStyle w:val="Hyperlink"/>
        </w:rPr>
        <w:t>3</w:t>
      </w:r>
      <w:r>
        <w:fldChar w:fldCharType="end"/>
      </w:r>
      <w:r w:rsidR="005252B5" w:rsidRPr="003A7BB1">
        <w:t>)</w:t>
      </w:r>
      <w:r w:rsidR="00AF76C2">
        <w:t>.</w:t>
      </w:r>
      <w:r>
        <w:t xml:space="preserve"> </w:t>
      </w:r>
      <w:r w:rsidR="003A7BB1">
        <w:t xml:space="preserve">The </w:t>
      </w:r>
      <w:r w:rsidR="00002F64">
        <w:t>surface feature was described</w:t>
      </w:r>
      <w:r>
        <w:t xml:space="preserve"> as an</w:t>
      </w:r>
      <w:r w:rsidR="00E24E18" w:rsidRPr="00941A05">
        <w:t xml:space="preserve"> </w:t>
      </w:r>
      <w:r w:rsidR="0009562D" w:rsidRPr="00941A05">
        <w:t>“</w:t>
      </w:r>
      <w:r w:rsidR="00E24E18" w:rsidRPr="00941A05">
        <w:t>accretion or scum</w:t>
      </w:r>
      <w:r>
        <w:t>,</w:t>
      </w:r>
      <w:r w:rsidR="0009562D" w:rsidRPr="00941A05">
        <w:t>”</w:t>
      </w:r>
      <w:r w:rsidR="00E24E18" w:rsidRPr="00941A05">
        <w:t xml:space="preserve"> </w:t>
      </w:r>
      <w:r>
        <w:t xml:space="preserve">possibly </w:t>
      </w:r>
      <w:r w:rsidR="00E24E18" w:rsidRPr="00941A05">
        <w:t>related to the encaustic</w:t>
      </w:r>
      <w:r>
        <w:t xml:space="preserve"> medium or the </w:t>
      </w:r>
      <w:r w:rsidR="7C5B1638" w:rsidRPr="00941A05">
        <w:t>production of lead soaps</w:t>
      </w:r>
      <w:r w:rsidR="007770B8">
        <w:t>.</w:t>
      </w:r>
      <w:r w:rsidR="00A75F68" w:rsidRPr="002E4E18">
        <w:rPr>
          <w:vertAlign w:val="superscript"/>
        </w:rPr>
        <w:t>1</w:t>
      </w:r>
      <w:r w:rsidR="00A75F68" w:rsidRPr="12DB8E8A">
        <w:rPr>
          <w:vertAlign w:val="superscript"/>
        </w:rPr>
        <w:t xml:space="preserve">5 </w:t>
      </w:r>
      <w:r w:rsidR="00DE749F">
        <w:t xml:space="preserve">This </w:t>
      </w:r>
      <w:r w:rsidR="005B4BFE">
        <w:t xml:space="preserve">open </w:t>
      </w:r>
      <w:r w:rsidR="00DE749F">
        <w:t xml:space="preserve">discussion </w:t>
      </w:r>
      <w:r w:rsidR="00905FDD">
        <w:t>led to</w:t>
      </w:r>
      <w:r w:rsidR="00DE749F">
        <w:t xml:space="preserve"> the </w:t>
      </w:r>
      <w:r w:rsidR="005B4BFE">
        <w:t>identification</w:t>
      </w:r>
      <w:r w:rsidR="00DE749F">
        <w:t xml:space="preserve"> of a</w:t>
      </w:r>
      <w:r>
        <w:t xml:space="preserve"> </w:t>
      </w:r>
      <w:r w:rsidR="63E4379A" w:rsidRPr="00941A05">
        <w:t xml:space="preserve">similar </w:t>
      </w:r>
      <w:r w:rsidR="005D3017">
        <w:t xml:space="preserve">surface </w:t>
      </w:r>
      <w:r w:rsidR="63E4379A" w:rsidRPr="00941A05">
        <w:t>feature</w:t>
      </w:r>
      <w:r w:rsidR="00DE749F">
        <w:t xml:space="preserve"> </w:t>
      </w:r>
      <w:r w:rsidR="00F14AF0" w:rsidRPr="00941A05">
        <w:t xml:space="preserve">on two </w:t>
      </w:r>
      <w:r w:rsidR="0009562D" w:rsidRPr="00941A05">
        <w:t xml:space="preserve">encaustic </w:t>
      </w:r>
      <w:r w:rsidR="00F14AF0" w:rsidRPr="00941A05">
        <w:t xml:space="preserve">portraits in </w:t>
      </w:r>
      <w:r w:rsidR="00AF76C2">
        <w:t xml:space="preserve">Copenhagen’s </w:t>
      </w:r>
      <w:r w:rsidR="00F14AF0" w:rsidRPr="00941A05">
        <w:t xml:space="preserve">Ny Carlsberg Glyptotek </w:t>
      </w:r>
      <w:r w:rsidR="008A7BD7">
        <w:t>collection</w:t>
      </w:r>
      <w:r w:rsidR="008A7BD7" w:rsidRPr="00941A05">
        <w:t xml:space="preserve"> </w:t>
      </w:r>
      <w:r w:rsidR="00F14AF0" w:rsidRPr="00941A05">
        <w:t>(</w:t>
      </w:r>
      <w:bookmarkStart w:id="13" w:name="OLE_LINK7"/>
      <w:bookmarkStart w:id="14" w:name="OLE_LINK8"/>
      <w:bookmarkStart w:id="15" w:name="_Hlk124243943"/>
      <w:r w:rsidR="00C90B9F" w:rsidRPr="005E4D2D">
        <w:rPr>
          <w:lang w:val="en-GB"/>
        </w:rPr>
        <w:t>ÆIN</w:t>
      </w:r>
      <w:bookmarkEnd w:id="13"/>
      <w:bookmarkEnd w:id="14"/>
      <w:r w:rsidR="00C90B9F" w:rsidRPr="00941A05">
        <w:t xml:space="preserve"> </w:t>
      </w:r>
      <w:r w:rsidR="00F14AF0" w:rsidRPr="00941A05">
        <w:t>641 and 648</w:t>
      </w:r>
      <w:bookmarkEnd w:id="15"/>
      <w:r w:rsidR="00F14AF0" w:rsidRPr="00941A05">
        <w:t>)</w:t>
      </w:r>
      <w:r w:rsidR="00E6340D" w:rsidRPr="00941A05">
        <w:t xml:space="preserve"> (</w:t>
      </w:r>
      <w:r w:rsidR="002061A2">
        <w:fldChar w:fldCharType="begin"/>
      </w:r>
      <w:ins w:id="16" w:author="Rachel Barth [2]" w:date="2025-03-10T18:02:00Z" w16du:dateUtc="2025-03-11T01:02:00Z">
        <w:r w:rsidR="001B578E">
          <w:instrText>HYPERLINK "file:///Users/rbarth/Desktop/TO DO for APPEAR/PAPERS AND CAPTIONS final appear files-ready to prep for transmittal/Svoboda paper 8-KP/fig-8-4-a"</w:instrText>
        </w:r>
      </w:ins>
      <w:del w:id="17" w:author="Rachel Barth [2]" w:date="2025-03-10T18:02:00Z" w16du:dateUtc="2025-03-11T01:02:00Z">
        <w:r w:rsidR="002061A2" w:rsidDel="001B578E">
          <w:delInstrText>HYPERLINK "fig-8-4-a"</w:delInstrText>
        </w:r>
      </w:del>
      <w:ins w:id="18" w:author="Rachel Barth [2]" w:date="2025-03-10T18:02:00Z" w16du:dateUtc="2025-03-11T01:02:00Z"/>
      <w:r w:rsidR="002061A2">
        <w:fldChar w:fldCharType="separate"/>
      </w:r>
      <w:r w:rsidR="00E003CF" w:rsidRPr="002061A2">
        <w:rPr>
          <w:rStyle w:val="Hyperlink"/>
        </w:rPr>
        <w:t>f</w:t>
      </w:r>
      <w:r w:rsidR="007770B8" w:rsidRPr="002061A2">
        <w:rPr>
          <w:rStyle w:val="Hyperlink"/>
        </w:rPr>
        <w:t>ig</w:t>
      </w:r>
      <w:r w:rsidR="00BE32A4" w:rsidRPr="002061A2">
        <w:rPr>
          <w:rStyle w:val="Hyperlink"/>
        </w:rPr>
        <w:t>s</w:t>
      </w:r>
      <w:r w:rsidR="005252B5" w:rsidRPr="002061A2">
        <w:rPr>
          <w:rStyle w:val="Hyperlink"/>
        </w:rPr>
        <w:t>.</w:t>
      </w:r>
      <w:r w:rsidR="002061A2" w:rsidRPr="002061A2">
        <w:rPr>
          <w:rStyle w:val="Hyperlink"/>
        </w:rPr>
        <w:t xml:space="preserve"> 8.4</w:t>
      </w:r>
      <w:r w:rsidR="002061A2" w:rsidRPr="002061A2">
        <w:rPr>
          <w:rStyle w:val="Hyperlink"/>
        </w:rPr>
        <w:t>a</w:t>
      </w:r>
      <w:r w:rsidR="002061A2">
        <w:fldChar w:fldCharType="end"/>
      </w:r>
      <w:r w:rsidR="002061A2">
        <w:t>–</w:t>
      </w:r>
      <w:r w:rsidR="002061A2">
        <w:fldChar w:fldCharType="begin"/>
      </w:r>
      <w:ins w:id="19" w:author="Rachel Barth [2]" w:date="2025-03-10T18:02:00Z" w16du:dateUtc="2025-03-11T01:02:00Z">
        <w:r w:rsidR="001B578E">
          <w:instrText>HYPERLINK "file:///Users/rbarth/Desktop/TO DO for APPEAR/PAPERS AND CAPTIONS final appear files-ready to prep for transmittal/Svoboda paper 8-KP/fig-8-5-b"</w:instrText>
        </w:r>
      </w:ins>
      <w:del w:id="20" w:author="Rachel Barth [2]" w:date="2025-03-10T18:02:00Z" w16du:dateUtc="2025-03-11T01:02:00Z">
        <w:r w:rsidR="002061A2" w:rsidDel="001B578E">
          <w:delInstrText>HYPERLINK "fig-8-5-b"</w:delInstrText>
        </w:r>
      </w:del>
      <w:ins w:id="21" w:author="Rachel Barth [2]" w:date="2025-03-10T18:02:00Z" w16du:dateUtc="2025-03-11T01:02:00Z"/>
      <w:r w:rsidR="002061A2">
        <w:fldChar w:fldCharType="separate"/>
      </w:r>
      <w:r w:rsidR="002061A2" w:rsidRPr="002061A2">
        <w:rPr>
          <w:rStyle w:val="Hyperlink"/>
        </w:rPr>
        <w:t>8.5b</w:t>
      </w:r>
      <w:r w:rsidR="002061A2">
        <w:fldChar w:fldCharType="end"/>
      </w:r>
      <w:r w:rsidR="00E6340D" w:rsidRPr="00941A05">
        <w:t>)</w:t>
      </w:r>
      <w:r w:rsidR="00AF76C2">
        <w:t>.</w:t>
      </w:r>
      <w:r w:rsidR="00905FDD">
        <w:t xml:space="preserve"> </w:t>
      </w:r>
      <w:r w:rsidR="00AF76C2">
        <w:t>GC/MS a</w:t>
      </w:r>
      <w:r w:rsidR="00905FDD">
        <w:t>nalys</w:t>
      </w:r>
      <w:r w:rsidR="005B4BFE">
        <w:t>i</w:t>
      </w:r>
      <w:r w:rsidR="00905FDD">
        <w:t xml:space="preserve">s of the </w:t>
      </w:r>
      <w:r w:rsidR="002F1994">
        <w:t>surface accretion</w:t>
      </w:r>
      <w:r w:rsidR="00F14AF0" w:rsidRPr="00941A05">
        <w:t xml:space="preserve"> </w:t>
      </w:r>
      <w:r w:rsidR="00902727">
        <w:t xml:space="preserve">on </w:t>
      </w:r>
      <w:r w:rsidR="00402BEB">
        <w:t xml:space="preserve">the Glyptotek </w:t>
      </w:r>
      <w:r w:rsidR="001379AF">
        <w:t xml:space="preserve">and Getty mummy </w:t>
      </w:r>
      <w:r w:rsidR="00402BEB">
        <w:t>portraits</w:t>
      </w:r>
      <w:r w:rsidR="00FD127F" w:rsidRPr="00941A05">
        <w:t xml:space="preserve"> c</w:t>
      </w:r>
      <w:r w:rsidR="00E54AD4" w:rsidRPr="00941A05">
        <w:t xml:space="preserve">onfirmed </w:t>
      </w:r>
      <w:r w:rsidR="00905FDD">
        <w:t xml:space="preserve">the presence </w:t>
      </w:r>
      <w:r w:rsidR="001747D4">
        <w:t xml:space="preserve">of </w:t>
      </w:r>
      <w:r w:rsidR="00E54AD4" w:rsidRPr="00941A05">
        <w:t>egg</w:t>
      </w:r>
      <w:r w:rsidR="005D3017">
        <w:t>.</w:t>
      </w:r>
      <w:r w:rsidR="00A75F68" w:rsidRPr="002E4E18">
        <w:rPr>
          <w:vertAlign w:val="superscript"/>
        </w:rPr>
        <w:t>16</w:t>
      </w:r>
      <w:r w:rsidR="00A75F68" w:rsidRPr="12DB8E8A">
        <w:rPr>
          <w:vertAlign w:val="superscript"/>
        </w:rPr>
        <w:t xml:space="preserve"> </w:t>
      </w:r>
      <w:r w:rsidR="00057286">
        <w:t>Observ</w:t>
      </w:r>
      <w:r w:rsidR="0017476C">
        <w:t>ation of a</w:t>
      </w:r>
      <w:r w:rsidR="00905FDD">
        <w:t xml:space="preserve"> </w:t>
      </w:r>
      <w:r w:rsidR="00F01D5D">
        <w:t xml:space="preserve">paint </w:t>
      </w:r>
      <w:r w:rsidR="00905FDD" w:rsidRPr="00941A05">
        <w:lastRenderedPageBreak/>
        <w:t>cross</w:t>
      </w:r>
      <w:r w:rsidR="0017476C">
        <w:t>-</w:t>
      </w:r>
      <w:r w:rsidR="00905FDD" w:rsidRPr="00941A05">
        <w:t xml:space="preserve">section </w:t>
      </w:r>
      <w:r w:rsidR="0017476C">
        <w:t>from</w:t>
      </w:r>
      <w:r w:rsidR="00905FDD" w:rsidRPr="00941A05">
        <w:t xml:space="preserve"> Glyptotek </w:t>
      </w:r>
      <w:r w:rsidR="00C90B9F" w:rsidRPr="005E4D2D">
        <w:rPr>
          <w:lang w:val="en-GB"/>
        </w:rPr>
        <w:t>ÆIN</w:t>
      </w:r>
      <w:r w:rsidR="00C90B9F" w:rsidRPr="00941A05">
        <w:rPr>
          <w:rFonts w:eastAsia="Times New Roman"/>
        </w:rPr>
        <w:t xml:space="preserve"> </w:t>
      </w:r>
      <w:r w:rsidR="00905FDD" w:rsidRPr="00941A05">
        <w:rPr>
          <w:rFonts w:eastAsia="Times New Roman"/>
        </w:rPr>
        <w:t>684</w:t>
      </w:r>
      <w:r w:rsidR="00905FDD">
        <w:rPr>
          <w:rFonts w:eastAsia="Times New Roman"/>
        </w:rPr>
        <w:t xml:space="preserve"> with </w:t>
      </w:r>
      <w:r w:rsidR="00057286" w:rsidRPr="00941A05">
        <w:t>ultraviolet fluorescence</w:t>
      </w:r>
      <w:r w:rsidR="00057286">
        <w:t xml:space="preserve"> microscopy </w:t>
      </w:r>
      <w:r w:rsidR="00905FDD">
        <w:t xml:space="preserve">corroborated </w:t>
      </w:r>
      <w:r w:rsidR="00FD127F" w:rsidRPr="00941A05">
        <w:t xml:space="preserve">that </w:t>
      </w:r>
      <w:r w:rsidR="0039220D" w:rsidRPr="00941A05">
        <w:t xml:space="preserve">the </w:t>
      </w:r>
      <w:r w:rsidR="00FD127F" w:rsidRPr="00941A05">
        <w:t>egg was</w:t>
      </w:r>
      <w:r w:rsidR="00905FDD">
        <w:t xml:space="preserve"> </w:t>
      </w:r>
      <w:r w:rsidR="00113E75" w:rsidRPr="00941A05">
        <w:t>present as</w:t>
      </w:r>
      <w:r w:rsidR="00FD127F" w:rsidRPr="00941A05">
        <w:t xml:space="preserve"> a </w:t>
      </w:r>
      <w:r w:rsidR="00E003CF">
        <w:t>surface</w:t>
      </w:r>
      <w:r w:rsidR="00E003CF" w:rsidRPr="00941A05">
        <w:t xml:space="preserve"> </w:t>
      </w:r>
      <w:r w:rsidR="00FD127F" w:rsidRPr="00941A05">
        <w:t>coating</w:t>
      </w:r>
      <w:r w:rsidR="004C3B36">
        <w:t xml:space="preserve"> (</w:t>
      </w:r>
      <w:r>
        <w:fldChar w:fldCharType="begin"/>
      </w:r>
      <w:ins w:id="22" w:author="Rachel Barth [2]" w:date="2025-03-10T18:02:00Z" w16du:dateUtc="2025-03-11T01:02:00Z">
        <w:r w:rsidR="001B578E">
          <w:instrText>HYPERLINK "file:///Users/rbarth/Desktop/TO DO for APPEAR/PAPERS AND CAPTIONS final appear files-ready to prep for transmittal/Svoboda paper 8-KP/fig-8-6"</w:instrText>
        </w:r>
      </w:ins>
      <w:del w:id="23" w:author="Rachel Barth [2]" w:date="2025-03-10T18:02:00Z" w16du:dateUtc="2025-03-11T01:02:00Z">
        <w:r w:rsidR="002061A2" w:rsidDel="001B578E">
          <w:delInstrText>HYPERLINK "fig-8-6"</w:delInstrText>
        </w:r>
      </w:del>
      <w:ins w:id="24" w:author="Rachel Barth [2]" w:date="2025-03-10T18:02:00Z" w16du:dateUtc="2025-03-11T01:02:00Z"/>
      <w:r>
        <w:fldChar w:fldCharType="separate"/>
      </w:r>
      <w:r w:rsidR="004C3B36" w:rsidRPr="002E4E18">
        <w:rPr>
          <w:rStyle w:val="Hyperlink"/>
        </w:rPr>
        <w:t>fig. 8.6</w:t>
      </w:r>
      <w:r>
        <w:fldChar w:fldCharType="end"/>
      </w:r>
      <w:r w:rsidR="004C3B36">
        <w:t>).</w:t>
      </w:r>
      <w:r w:rsidR="00A75F68" w:rsidRPr="002E4E18">
        <w:rPr>
          <w:vertAlign w:val="superscript"/>
        </w:rPr>
        <w:t>17</w:t>
      </w:r>
      <w:r w:rsidR="001373D6">
        <w:t xml:space="preserve"> </w:t>
      </w:r>
      <w:r w:rsidR="00902727">
        <w:t xml:space="preserve">Unlike </w:t>
      </w:r>
      <w:r w:rsidR="009E1B92" w:rsidRPr="00941A05">
        <w:t>the media commonly used to execute funerary panel paintings</w:t>
      </w:r>
      <w:r w:rsidR="005D44C3">
        <w:t>,</w:t>
      </w:r>
      <w:r w:rsidR="009E1B92" w:rsidRPr="00941A05">
        <w:t xml:space="preserve"> such as beeswax, oil, </w:t>
      </w:r>
      <w:r w:rsidR="005D44C3">
        <w:t xml:space="preserve">and </w:t>
      </w:r>
      <w:r w:rsidR="009E1B92" w:rsidRPr="00941A05">
        <w:t>pine resin</w:t>
      </w:r>
      <w:r w:rsidR="005D44C3">
        <w:t>,</w:t>
      </w:r>
      <w:r w:rsidR="009E1B92" w:rsidRPr="00941A05">
        <w:t xml:space="preserve"> </w:t>
      </w:r>
      <w:r w:rsidR="005D44C3">
        <w:t>or</w:t>
      </w:r>
      <w:r w:rsidR="009E1B92" w:rsidRPr="00941A05">
        <w:t xml:space="preserve"> water-based </w:t>
      </w:r>
      <w:r w:rsidR="00783099">
        <w:t>media</w:t>
      </w:r>
      <w:r w:rsidR="00783099" w:rsidRPr="00941A05">
        <w:t xml:space="preserve"> </w:t>
      </w:r>
      <w:r w:rsidR="009E1B92" w:rsidRPr="00941A05">
        <w:t xml:space="preserve">such as animal glue and </w:t>
      </w:r>
      <w:r w:rsidR="002E0E00">
        <w:t xml:space="preserve">plant </w:t>
      </w:r>
      <w:r w:rsidR="009E1B92" w:rsidRPr="00941A05">
        <w:t>gum</w:t>
      </w:r>
      <w:r w:rsidR="002E0E00">
        <w:t>s</w:t>
      </w:r>
      <w:r w:rsidR="009E1B92" w:rsidRPr="00941A05">
        <w:t xml:space="preserve">, this </w:t>
      </w:r>
      <w:r w:rsidR="00905FDD">
        <w:t xml:space="preserve">surface </w:t>
      </w:r>
      <w:r w:rsidR="009E1B92" w:rsidRPr="00941A05">
        <w:t xml:space="preserve">coating </w:t>
      </w:r>
      <w:r w:rsidR="00640AF6">
        <w:t>could be</w:t>
      </w:r>
      <w:r w:rsidR="009E1B92" w:rsidRPr="00941A05">
        <w:t xml:space="preserve"> </w:t>
      </w:r>
      <w:r w:rsidR="00113E75" w:rsidRPr="00941A05">
        <w:t>visualized</w:t>
      </w:r>
      <w:r w:rsidR="009E1B92" w:rsidRPr="00941A05">
        <w:t xml:space="preserve"> </w:t>
      </w:r>
      <w:r w:rsidR="00640AF6" w:rsidRPr="00941A05">
        <w:t xml:space="preserve">on the three portraits with ultraviolet radiation </w:t>
      </w:r>
      <w:r w:rsidR="002E0E00">
        <w:t>as</w:t>
      </w:r>
      <w:r w:rsidR="009E1B92" w:rsidRPr="00941A05">
        <w:t xml:space="preserve"> an uneven</w:t>
      </w:r>
      <w:r w:rsidR="002E0E00">
        <w:t>, bluish</w:t>
      </w:r>
      <w:r w:rsidR="009E1B92" w:rsidRPr="00941A05">
        <w:t xml:space="preserve"> fluorescence</w:t>
      </w:r>
      <w:r w:rsidR="007343D2" w:rsidRPr="00941A05">
        <w:t xml:space="preserve"> (</w:t>
      </w:r>
      <w:r w:rsidR="002061A2">
        <w:fldChar w:fldCharType="begin"/>
      </w:r>
      <w:ins w:id="25" w:author="Rachel Barth [2]" w:date="2025-03-10T18:02:00Z" w16du:dateUtc="2025-03-11T01:02:00Z">
        <w:r w:rsidR="001B578E">
          <w:instrText>HYPERLINK "file:///Users/rbarth/Desktop/TO DO for APPEAR/PAPERS AND CAPTIONS final appear files-ready to prep for transmittal/Svoboda paper 8-KP/fig-8-7"</w:instrText>
        </w:r>
      </w:ins>
      <w:del w:id="26" w:author="Rachel Barth [2]" w:date="2025-03-10T18:02:00Z" w16du:dateUtc="2025-03-11T01:02:00Z">
        <w:r w:rsidR="002061A2" w:rsidDel="001B578E">
          <w:delInstrText>HYPERLINK "fig-8-7"</w:delInstrText>
        </w:r>
      </w:del>
      <w:ins w:id="27" w:author="Rachel Barth [2]" w:date="2025-03-10T18:02:00Z" w16du:dateUtc="2025-03-11T01:02:00Z"/>
      <w:r w:rsidR="002061A2">
        <w:fldChar w:fldCharType="separate"/>
      </w:r>
      <w:r w:rsidR="00BA6E27" w:rsidRPr="002061A2">
        <w:rPr>
          <w:rStyle w:val="Hyperlink"/>
        </w:rPr>
        <w:t>figs.</w:t>
      </w:r>
      <w:r w:rsidR="002061A2" w:rsidRPr="002061A2">
        <w:rPr>
          <w:rStyle w:val="Hyperlink"/>
        </w:rPr>
        <w:t xml:space="preserve"> 8.7</w:t>
      </w:r>
      <w:r w:rsidR="002061A2">
        <w:fldChar w:fldCharType="end"/>
      </w:r>
      <w:r w:rsidR="002061A2">
        <w:t>–</w:t>
      </w:r>
      <w:r w:rsidR="002061A2">
        <w:fldChar w:fldCharType="begin"/>
      </w:r>
      <w:ins w:id="28" w:author="Rachel Barth [2]" w:date="2025-03-10T18:02:00Z" w16du:dateUtc="2025-03-11T01:02:00Z">
        <w:r w:rsidR="001B578E">
          <w:instrText>HYPERLINK "file:///Users/rbarth/Desktop/TO DO for APPEAR/PAPERS AND CAPTIONS final appear files-ready to prep for transmittal/Svoboda paper 8-KP/fig-8-9"</w:instrText>
        </w:r>
      </w:ins>
      <w:del w:id="29" w:author="Rachel Barth [2]" w:date="2025-03-10T18:02:00Z" w16du:dateUtc="2025-03-11T01:02:00Z">
        <w:r w:rsidR="002061A2" w:rsidDel="001B578E">
          <w:delInstrText>HYPERLINK "fig-8-9"</w:delInstrText>
        </w:r>
      </w:del>
      <w:ins w:id="30" w:author="Rachel Barth [2]" w:date="2025-03-10T18:02:00Z" w16du:dateUtc="2025-03-11T01:02:00Z"/>
      <w:r w:rsidR="002061A2">
        <w:fldChar w:fldCharType="separate"/>
      </w:r>
      <w:r w:rsidR="002061A2" w:rsidRPr="002061A2">
        <w:rPr>
          <w:rStyle w:val="Hyperlink"/>
        </w:rPr>
        <w:t>8.9</w:t>
      </w:r>
      <w:r w:rsidR="002061A2">
        <w:fldChar w:fldCharType="end"/>
      </w:r>
      <w:r w:rsidR="002061A2">
        <w:t>)</w:t>
      </w:r>
      <w:r w:rsidR="00AF76C2">
        <w:t>.</w:t>
      </w:r>
      <w:r w:rsidR="009E1B92" w:rsidRPr="00941A05">
        <w:t xml:space="preserve"> </w:t>
      </w:r>
      <w:r w:rsidR="00F813D9" w:rsidRPr="00941A05">
        <w:t xml:space="preserve">The </w:t>
      </w:r>
      <w:r w:rsidR="009E1B92" w:rsidRPr="00941A05">
        <w:t>visible fluorescence extend</w:t>
      </w:r>
      <w:r w:rsidR="00902727">
        <w:t>ed</w:t>
      </w:r>
      <w:r w:rsidR="009E1B92" w:rsidRPr="00941A05">
        <w:t xml:space="preserve"> only </w:t>
      </w:r>
      <w:r w:rsidR="008709A1">
        <w:t xml:space="preserve">to </w:t>
      </w:r>
      <w:r w:rsidR="009E1B92" w:rsidRPr="00941A05">
        <w:t xml:space="preserve">where the linen wrappings would have </w:t>
      </w:r>
      <w:r w:rsidR="001379AF">
        <w:t xml:space="preserve">covered the panel, </w:t>
      </w:r>
      <w:r w:rsidR="009E1B92" w:rsidRPr="00941A05">
        <w:t>secur</w:t>
      </w:r>
      <w:r w:rsidR="001379AF">
        <w:t xml:space="preserve">ing it </w:t>
      </w:r>
      <w:r w:rsidR="009E1B92" w:rsidRPr="00941A05">
        <w:t xml:space="preserve">to its mummy. </w:t>
      </w:r>
      <w:r w:rsidR="00AF76C2">
        <w:t>A</w:t>
      </w:r>
      <w:r w:rsidR="001379AF">
        <w:t xml:space="preserve"> further</w:t>
      </w:r>
      <w:r w:rsidR="009E1B92" w:rsidRPr="00941A05">
        <w:t xml:space="preserve"> diagnostic feature</w:t>
      </w:r>
      <w:r w:rsidR="00704016" w:rsidRPr="00941A05">
        <w:t xml:space="preserve"> </w:t>
      </w:r>
      <w:r w:rsidR="005D44C3">
        <w:t>could be</w:t>
      </w:r>
      <w:r w:rsidR="00704016" w:rsidRPr="00941A05">
        <w:t xml:space="preserve"> </w:t>
      </w:r>
      <w:r w:rsidR="0039220D" w:rsidRPr="00941A05">
        <w:t>observed</w:t>
      </w:r>
      <w:r w:rsidR="00AF76C2">
        <w:t xml:space="preserve"> with magnification</w:t>
      </w:r>
      <w:r w:rsidR="005D44C3">
        <w:t>: t</w:t>
      </w:r>
      <w:r w:rsidR="00704016" w:rsidRPr="00941A05">
        <w:t xml:space="preserve">he coating appeared as </w:t>
      </w:r>
      <w:r w:rsidR="009E1B92" w:rsidRPr="00941A05">
        <w:t>yellowed “islands” of a brittle surface encrustation</w:t>
      </w:r>
      <w:r w:rsidR="001E602E">
        <w:t xml:space="preserve"> (</w:t>
      </w:r>
      <w:r w:rsidR="001E602E" w:rsidRPr="00063237">
        <w:t xml:space="preserve">see </w:t>
      </w:r>
      <w:r w:rsidR="00BA6E27" w:rsidRPr="00063237">
        <w:t>fig</w:t>
      </w:r>
      <w:r w:rsidR="00036A41" w:rsidRPr="00063237">
        <w:t>s</w:t>
      </w:r>
      <w:r w:rsidR="00BA6E27" w:rsidRPr="00063237">
        <w:t xml:space="preserve">. </w:t>
      </w:r>
      <w:r>
        <w:fldChar w:fldCharType="begin"/>
      </w:r>
      <w:ins w:id="31" w:author="Rachel Barth [2]" w:date="2025-03-10T18:02:00Z" w16du:dateUtc="2025-03-11T01:02:00Z">
        <w:r w:rsidR="001B578E">
          <w:instrText>HYPERLINK "file:///Users/rbarth/Desktop/TO DO for APPEAR/PAPERS AND CAPTIONS final appear files-ready to prep for transmittal/Svoboda paper 8-KP/fig-8-3"</w:instrText>
        </w:r>
      </w:ins>
      <w:del w:id="32" w:author="Rachel Barth [2]" w:date="2025-03-10T18:02:00Z" w16du:dateUtc="2025-03-11T01:02:00Z">
        <w:r w:rsidR="002061A2" w:rsidDel="001B578E">
          <w:delInstrText>HYPERLINK "fig-8-3"</w:delInstrText>
        </w:r>
      </w:del>
      <w:ins w:id="33" w:author="Rachel Barth [2]" w:date="2025-03-10T18:02:00Z" w16du:dateUtc="2025-03-11T01:02:00Z"/>
      <w:r>
        <w:fldChar w:fldCharType="separate"/>
      </w:r>
      <w:r w:rsidR="00AF76C2" w:rsidRPr="12DB8E8A">
        <w:rPr>
          <w:rStyle w:val="Hyperlink"/>
        </w:rPr>
        <w:t>8.</w:t>
      </w:r>
      <w:r w:rsidR="00BA6E27" w:rsidRPr="12DB8E8A">
        <w:rPr>
          <w:rStyle w:val="Hyperlink"/>
        </w:rPr>
        <w:t>3</w:t>
      </w:r>
      <w:r>
        <w:fldChar w:fldCharType="end"/>
      </w:r>
      <w:r w:rsidR="00036A41" w:rsidRPr="00063237">
        <w:t xml:space="preserve">, </w:t>
      </w:r>
      <w:r>
        <w:fldChar w:fldCharType="begin"/>
      </w:r>
      <w:ins w:id="34" w:author="Rachel Barth [2]" w:date="2025-03-10T18:02:00Z" w16du:dateUtc="2025-03-11T01:02:00Z">
        <w:r w:rsidR="001B578E">
          <w:instrText>HYPERLINK "file:///Users/rbarth/Desktop/TO DO for APPEAR/PAPERS AND CAPTIONS final appear files-ready to prep for transmittal/Svoboda paper 8-KP/fig-8-4-b"</w:instrText>
        </w:r>
      </w:ins>
      <w:del w:id="35" w:author="Rachel Barth [2]" w:date="2025-03-10T18:02:00Z" w16du:dateUtc="2025-03-11T01:02:00Z">
        <w:r w:rsidR="002061A2" w:rsidDel="001B578E">
          <w:delInstrText>HYPERLINK "fig-8-4-b"</w:delInstrText>
        </w:r>
      </w:del>
      <w:ins w:id="36" w:author="Rachel Barth [2]" w:date="2025-03-10T18:02:00Z" w16du:dateUtc="2025-03-11T01:02:00Z"/>
      <w:r>
        <w:fldChar w:fldCharType="separate"/>
      </w:r>
      <w:r w:rsidR="00AF76C2" w:rsidRPr="12DB8E8A">
        <w:rPr>
          <w:rStyle w:val="Hyperlink"/>
        </w:rPr>
        <w:t>8.</w:t>
      </w:r>
      <w:r w:rsidR="00036A41" w:rsidRPr="12DB8E8A">
        <w:rPr>
          <w:rStyle w:val="Hyperlink"/>
        </w:rPr>
        <w:t>4b</w:t>
      </w:r>
      <w:r>
        <w:fldChar w:fldCharType="end"/>
      </w:r>
      <w:r w:rsidR="00036A41" w:rsidRPr="00063237">
        <w:t xml:space="preserve">, </w:t>
      </w:r>
      <w:r w:rsidR="00AF76C2">
        <w:t xml:space="preserve">and </w:t>
      </w:r>
      <w:r>
        <w:fldChar w:fldCharType="begin"/>
      </w:r>
      <w:ins w:id="37" w:author="Rachel Barth [2]" w:date="2025-03-10T18:02:00Z" w16du:dateUtc="2025-03-11T01:02:00Z">
        <w:r w:rsidR="001B578E">
          <w:instrText>HYPERLINK "file:///Users/rbarth/Desktop/TO DO for APPEAR/PAPERS AND CAPTIONS final appear files-ready to prep for transmittal/Svoboda paper 8-KP/fig-8-5-b"</w:instrText>
        </w:r>
      </w:ins>
      <w:del w:id="38" w:author="Rachel Barth [2]" w:date="2025-03-10T18:02:00Z" w16du:dateUtc="2025-03-11T01:02:00Z">
        <w:r w:rsidDel="001B578E">
          <w:delInstrText>HYPERLINK "fig-8-5-b"</w:delInstrText>
        </w:r>
      </w:del>
      <w:ins w:id="39" w:author="Rachel Barth [2]" w:date="2025-03-10T18:02:00Z" w16du:dateUtc="2025-03-11T01:02:00Z"/>
      <w:r>
        <w:fldChar w:fldCharType="separate"/>
      </w:r>
      <w:r w:rsidR="00AF76C2" w:rsidRPr="12DB8E8A">
        <w:rPr>
          <w:rStyle w:val="Hyperlink"/>
        </w:rPr>
        <w:t>8.</w:t>
      </w:r>
      <w:r w:rsidR="00036A41" w:rsidRPr="12DB8E8A">
        <w:rPr>
          <w:rStyle w:val="Hyperlink"/>
        </w:rPr>
        <w:t>5b</w:t>
      </w:r>
      <w:r>
        <w:fldChar w:fldCharType="end"/>
      </w:r>
      <w:r w:rsidR="001E602E">
        <w:t>)</w:t>
      </w:r>
      <w:r w:rsidR="00F813D9" w:rsidRPr="00941A05">
        <w:t xml:space="preserve">. </w:t>
      </w:r>
      <w:r w:rsidR="004A5FD8">
        <w:t>The presence of egg</w:t>
      </w:r>
      <w:r w:rsidR="008709A1" w:rsidRPr="003529AC">
        <w:t xml:space="preserve"> was </w:t>
      </w:r>
      <w:r w:rsidR="00611123">
        <w:t>unexpected</w:t>
      </w:r>
      <w:r w:rsidR="008709A1" w:rsidRPr="003529AC">
        <w:t xml:space="preserve"> since previous analyses had shown that the paint medium of three of these four portraits was encaustic and </w:t>
      </w:r>
      <w:r w:rsidR="00AF76C2">
        <w:t xml:space="preserve">that </w:t>
      </w:r>
      <w:r w:rsidR="008709A1" w:rsidRPr="003529AC">
        <w:t xml:space="preserve">the medium of the other was animal glue, </w:t>
      </w:r>
      <w:r w:rsidR="008709A1">
        <w:t>leaving</w:t>
      </w:r>
      <w:r w:rsidR="008709A1" w:rsidRPr="003529AC">
        <w:t xml:space="preserve"> the </w:t>
      </w:r>
      <w:r w:rsidR="00611123" w:rsidRPr="00611123">
        <w:t>significance</w:t>
      </w:r>
      <w:r w:rsidR="008709A1" w:rsidRPr="003529AC">
        <w:t xml:space="preserve"> </w:t>
      </w:r>
      <w:r w:rsidR="001747D4">
        <w:t xml:space="preserve">and source </w:t>
      </w:r>
      <w:r w:rsidR="008709A1" w:rsidRPr="003529AC">
        <w:t xml:space="preserve">of the finding of egg </w:t>
      </w:r>
      <w:r w:rsidR="00611123" w:rsidRPr="003529AC">
        <w:t>unclear</w:t>
      </w:r>
      <w:r w:rsidR="008709A1" w:rsidRPr="003529AC">
        <w:t>.</w:t>
      </w:r>
      <w:r w:rsidR="008709A1" w:rsidRPr="00F91A2E">
        <w:t xml:space="preserve"> The</w:t>
      </w:r>
      <w:r w:rsidR="004A5FD8">
        <w:t>se</w:t>
      </w:r>
      <w:r w:rsidR="008709A1" w:rsidRPr="00F91A2E">
        <w:t xml:space="preserve"> </w:t>
      </w:r>
      <w:r w:rsidR="008709A1">
        <w:t>initial</w:t>
      </w:r>
      <w:r w:rsidR="00D72C54">
        <w:t xml:space="preserve"> portrait</w:t>
      </w:r>
      <w:r w:rsidR="008709A1">
        <w:t xml:space="preserve"> </w:t>
      </w:r>
      <w:r w:rsidR="008709A1" w:rsidRPr="00F91A2E">
        <w:t>analyses provided a starting point for in-depth analysis of the egg</w:t>
      </w:r>
      <w:r w:rsidR="008709A1">
        <w:t xml:space="preserve"> coatings by </w:t>
      </w:r>
      <w:r w:rsidR="00E6711E">
        <w:t>peptide mass fingerprinting (</w:t>
      </w:r>
      <w:r w:rsidR="008709A1">
        <w:t>PMF</w:t>
      </w:r>
      <w:r w:rsidR="00E6711E">
        <w:t>)</w:t>
      </w:r>
      <w:r w:rsidR="008709A1">
        <w:t xml:space="preserve"> and </w:t>
      </w:r>
      <w:r w:rsidR="00E6711E">
        <w:t>liquid chromatography with tandem mass spectrometry (</w:t>
      </w:r>
      <w:r w:rsidR="00715B9E">
        <w:t>LC-MS/MS</w:t>
      </w:r>
      <w:r w:rsidR="00E6711E">
        <w:t>)</w:t>
      </w:r>
      <w:r w:rsidR="008709A1" w:rsidRPr="004A5FD8">
        <w:t>.</w:t>
      </w:r>
      <w:r w:rsidR="008709A1">
        <w:t xml:space="preserve"> </w:t>
      </w:r>
      <w:r w:rsidR="004A5FD8">
        <w:t xml:space="preserve"> </w:t>
      </w:r>
    </w:p>
    <w:p w14:paraId="7BF28C93" w14:textId="77777777" w:rsidR="005C70D9" w:rsidRDefault="005C70D9" w:rsidP="003A7BB1">
      <w:pPr>
        <w:jc w:val="left"/>
        <w:rPr>
          <w:b/>
          <w:bCs/>
        </w:rPr>
      </w:pPr>
    </w:p>
    <w:p w14:paraId="37B91656" w14:textId="6C0BFD1D" w:rsidR="003A7BB1" w:rsidRPr="00AB17D1" w:rsidRDefault="003A7BB1" w:rsidP="003A7BB1">
      <w:pPr>
        <w:jc w:val="left"/>
        <w:rPr>
          <w:b/>
          <w:bCs/>
        </w:rPr>
      </w:pPr>
      <w:r w:rsidRPr="00AB17D1">
        <w:rPr>
          <w:b/>
          <w:bCs/>
        </w:rPr>
        <w:t>[</w:t>
      </w:r>
      <w:r w:rsidR="002061A2">
        <w:rPr>
          <w:b/>
          <w:bCs/>
        </w:rPr>
        <w:t>[</w:t>
      </w:r>
      <w:r w:rsidRPr="00AB17D1">
        <w:rPr>
          <w:b/>
          <w:bCs/>
        </w:rPr>
        <w:t>fig-8-</w:t>
      </w:r>
      <w:r>
        <w:rPr>
          <w:b/>
          <w:bCs/>
        </w:rPr>
        <w:t>2</w:t>
      </w:r>
      <w:r w:rsidR="002061A2">
        <w:rPr>
          <w:b/>
          <w:bCs/>
        </w:rPr>
        <w:t>]</w:t>
      </w:r>
      <w:r w:rsidRPr="00AB17D1">
        <w:rPr>
          <w:b/>
          <w:bCs/>
        </w:rPr>
        <w:t>]</w:t>
      </w:r>
    </w:p>
    <w:p w14:paraId="5985D150" w14:textId="3C3E0836" w:rsidR="003A7BB1" w:rsidRDefault="003A7BB1" w:rsidP="003A7BB1">
      <w:pPr>
        <w:jc w:val="left"/>
        <w:rPr>
          <w:b/>
          <w:bCs/>
        </w:rPr>
      </w:pPr>
      <w:r w:rsidRPr="00AB17D1">
        <w:rPr>
          <w:b/>
          <w:bCs/>
        </w:rPr>
        <w:t>[</w:t>
      </w:r>
      <w:r w:rsidR="002061A2">
        <w:rPr>
          <w:b/>
          <w:bCs/>
        </w:rPr>
        <w:t>[</w:t>
      </w:r>
      <w:r w:rsidRPr="00AB17D1">
        <w:rPr>
          <w:b/>
          <w:bCs/>
        </w:rPr>
        <w:t>fig-8-</w:t>
      </w:r>
      <w:r>
        <w:rPr>
          <w:b/>
          <w:bCs/>
        </w:rPr>
        <w:t>3</w:t>
      </w:r>
      <w:r w:rsidR="002061A2">
        <w:rPr>
          <w:b/>
          <w:bCs/>
        </w:rPr>
        <w:t>]</w:t>
      </w:r>
      <w:r w:rsidRPr="00AB17D1">
        <w:rPr>
          <w:b/>
          <w:bCs/>
        </w:rPr>
        <w:t>]</w:t>
      </w:r>
    </w:p>
    <w:p w14:paraId="4AF0AFB8" w14:textId="1F1643ED" w:rsidR="003A7BB1" w:rsidRPr="00AB17D1" w:rsidRDefault="003A7BB1" w:rsidP="003A7BB1">
      <w:pPr>
        <w:jc w:val="left"/>
        <w:rPr>
          <w:b/>
          <w:bCs/>
        </w:rPr>
      </w:pPr>
      <w:r w:rsidRPr="00AB17D1">
        <w:rPr>
          <w:b/>
          <w:bCs/>
        </w:rPr>
        <w:t>[</w:t>
      </w:r>
      <w:r w:rsidR="002061A2">
        <w:rPr>
          <w:b/>
          <w:bCs/>
        </w:rPr>
        <w:t>[</w:t>
      </w:r>
      <w:r w:rsidRPr="00AB17D1">
        <w:rPr>
          <w:b/>
          <w:bCs/>
        </w:rPr>
        <w:t>fig-8-</w:t>
      </w:r>
      <w:r>
        <w:rPr>
          <w:b/>
          <w:bCs/>
        </w:rPr>
        <w:t>4-a</w:t>
      </w:r>
      <w:r w:rsidR="002061A2">
        <w:rPr>
          <w:b/>
          <w:bCs/>
        </w:rPr>
        <w:t>]</w:t>
      </w:r>
      <w:r w:rsidRPr="00AB17D1">
        <w:rPr>
          <w:b/>
          <w:bCs/>
        </w:rPr>
        <w:t>]</w:t>
      </w:r>
    </w:p>
    <w:p w14:paraId="3CF85CCE" w14:textId="7C742486" w:rsidR="003A7BB1" w:rsidRPr="00AB17D1" w:rsidRDefault="003A7BB1" w:rsidP="003A7BB1">
      <w:pPr>
        <w:jc w:val="left"/>
        <w:rPr>
          <w:b/>
          <w:bCs/>
        </w:rPr>
      </w:pPr>
      <w:r w:rsidRPr="00AB17D1">
        <w:rPr>
          <w:b/>
          <w:bCs/>
        </w:rPr>
        <w:t>[</w:t>
      </w:r>
      <w:r w:rsidR="002061A2">
        <w:rPr>
          <w:b/>
          <w:bCs/>
        </w:rPr>
        <w:t>[</w:t>
      </w:r>
      <w:r w:rsidRPr="00AB17D1">
        <w:rPr>
          <w:b/>
          <w:bCs/>
        </w:rPr>
        <w:t>fig-8-</w:t>
      </w:r>
      <w:r>
        <w:rPr>
          <w:b/>
          <w:bCs/>
        </w:rPr>
        <w:t>4-b</w:t>
      </w:r>
      <w:r w:rsidR="002061A2">
        <w:rPr>
          <w:b/>
          <w:bCs/>
        </w:rPr>
        <w:t>]</w:t>
      </w:r>
      <w:r w:rsidRPr="00AB17D1">
        <w:rPr>
          <w:b/>
          <w:bCs/>
        </w:rPr>
        <w:t>]</w:t>
      </w:r>
    </w:p>
    <w:p w14:paraId="3AEAC203" w14:textId="7E8531E4" w:rsidR="003A7BB1" w:rsidRPr="00AB17D1" w:rsidRDefault="003A7BB1" w:rsidP="003A7BB1">
      <w:pPr>
        <w:jc w:val="left"/>
        <w:rPr>
          <w:b/>
          <w:bCs/>
        </w:rPr>
      </w:pPr>
      <w:r w:rsidRPr="00AB17D1">
        <w:rPr>
          <w:b/>
          <w:bCs/>
        </w:rPr>
        <w:t>[</w:t>
      </w:r>
      <w:r w:rsidR="002061A2">
        <w:rPr>
          <w:b/>
          <w:bCs/>
        </w:rPr>
        <w:t>[</w:t>
      </w:r>
      <w:r w:rsidRPr="00AB17D1">
        <w:rPr>
          <w:b/>
          <w:bCs/>
        </w:rPr>
        <w:t>fig-8-</w:t>
      </w:r>
      <w:r>
        <w:rPr>
          <w:b/>
          <w:bCs/>
        </w:rPr>
        <w:t>5-a</w:t>
      </w:r>
      <w:r w:rsidR="002061A2">
        <w:rPr>
          <w:b/>
          <w:bCs/>
        </w:rPr>
        <w:t>]</w:t>
      </w:r>
      <w:r w:rsidRPr="00AB17D1">
        <w:rPr>
          <w:b/>
          <w:bCs/>
        </w:rPr>
        <w:t>]</w:t>
      </w:r>
    </w:p>
    <w:p w14:paraId="6B26FAA0" w14:textId="33A13BB1" w:rsidR="003A7BB1" w:rsidRPr="00AB17D1" w:rsidRDefault="003A7BB1" w:rsidP="003A7BB1">
      <w:pPr>
        <w:jc w:val="left"/>
        <w:rPr>
          <w:b/>
          <w:bCs/>
        </w:rPr>
      </w:pPr>
      <w:r w:rsidRPr="00AB17D1">
        <w:rPr>
          <w:b/>
          <w:bCs/>
        </w:rPr>
        <w:t>[</w:t>
      </w:r>
      <w:r w:rsidR="002061A2">
        <w:rPr>
          <w:b/>
          <w:bCs/>
        </w:rPr>
        <w:t>[</w:t>
      </w:r>
      <w:r w:rsidRPr="00AB17D1">
        <w:rPr>
          <w:b/>
          <w:bCs/>
        </w:rPr>
        <w:t>fig-8-</w:t>
      </w:r>
      <w:r>
        <w:rPr>
          <w:b/>
          <w:bCs/>
        </w:rPr>
        <w:t>5-b</w:t>
      </w:r>
      <w:r w:rsidR="002061A2">
        <w:rPr>
          <w:b/>
          <w:bCs/>
        </w:rPr>
        <w:t>]</w:t>
      </w:r>
      <w:r w:rsidRPr="00AB17D1">
        <w:rPr>
          <w:b/>
          <w:bCs/>
        </w:rPr>
        <w:t>]</w:t>
      </w:r>
    </w:p>
    <w:p w14:paraId="49A7BF27" w14:textId="677E8CFB" w:rsidR="003A7BB1" w:rsidRPr="00AB17D1" w:rsidRDefault="003A7BB1" w:rsidP="003A7BB1">
      <w:pPr>
        <w:jc w:val="left"/>
        <w:rPr>
          <w:b/>
          <w:bCs/>
        </w:rPr>
      </w:pPr>
      <w:r w:rsidRPr="00AB17D1">
        <w:rPr>
          <w:b/>
          <w:bCs/>
        </w:rPr>
        <w:t>[</w:t>
      </w:r>
      <w:r w:rsidR="002061A2">
        <w:rPr>
          <w:b/>
          <w:bCs/>
        </w:rPr>
        <w:t>[</w:t>
      </w:r>
      <w:r w:rsidRPr="00AB17D1">
        <w:rPr>
          <w:b/>
          <w:bCs/>
        </w:rPr>
        <w:t>fig-8-</w:t>
      </w:r>
      <w:r>
        <w:rPr>
          <w:b/>
          <w:bCs/>
        </w:rPr>
        <w:t>6</w:t>
      </w:r>
      <w:r w:rsidR="002061A2">
        <w:rPr>
          <w:b/>
          <w:bCs/>
        </w:rPr>
        <w:t>]</w:t>
      </w:r>
      <w:r w:rsidRPr="00AB17D1">
        <w:rPr>
          <w:b/>
          <w:bCs/>
        </w:rPr>
        <w:t>]</w:t>
      </w:r>
    </w:p>
    <w:p w14:paraId="1679432B" w14:textId="21A4923C" w:rsidR="003A7BB1" w:rsidRPr="00AB17D1" w:rsidRDefault="003A7BB1" w:rsidP="003A7BB1">
      <w:pPr>
        <w:jc w:val="left"/>
        <w:rPr>
          <w:b/>
          <w:bCs/>
        </w:rPr>
      </w:pPr>
      <w:r w:rsidRPr="00AB17D1">
        <w:rPr>
          <w:b/>
          <w:bCs/>
        </w:rPr>
        <w:t>[</w:t>
      </w:r>
      <w:r w:rsidR="002061A2">
        <w:rPr>
          <w:b/>
          <w:bCs/>
        </w:rPr>
        <w:t>[</w:t>
      </w:r>
      <w:r w:rsidRPr="00AB17D1">
        <w:rPr>
          <w:b/>
          <w:bCs/>
        </w:rPr>
        <w:t>fig-8-</w:t>
      </w:r>
      <w:r>
        <w:rPr>
          <w:b/>
          <w:bCs/>
        </w:rPr>
        <w:t>7</w:t>
      </w:r>
      <w:r w:rsidR="002061A2">
        <w:rPr>
          <w:b/>
          <w:bCs/>
        </w:rPr>
        <w:t>]</w:t>
      </w:r>
      <w:r w:rsidRPr="00AB17D1">
        <w:rPr>
          <w:b/>
          <w:bCs/>
        </w:rPr>
        <w:t>]</w:t>
      </w:r>
    </w:p>
    <w:p w14:paraId="520236F3" w14:textId="0797808C" w:rsidR="003A7BB1" w:rsidRPr="00AB17D1" w:rsidRDefault="003A7BB1" w:rsidP="003A7BB1">
      <w:pPr>
        <w:jc w:val="left"/>
        <w:rPr>
          <w:b/>
          <w:bCs/>
        </w:rPr>
      </w:pPr>
      <w:r w:rsidRPr="00AB17D1">
        <w:rPr>
          <w:b/>
          <w:bCs/>
        </w:rPr>
        <w:lastRenderedPageBreak/>
        <w:t>[</w:t>
      </w:r>
      <w:r w:rsidR="002061A2">
        <w:rPr>
          <w:b/>
          <w:bCs/>
        </w:rPr>
        <w:t>[</w:t>
      </w:r>
      <w:r w:rsidRPr="00AB17D1">
        <w:rPr>
          <w:b/>
          <w:bCs/>
        </w:rPr>
        <w:t>fig-8-</w:t>
      </w:r>
      <w:r>
        <w:rPr>
          <w:b/>
          <w:bCs/>
        </w:rPr>
        <w:t>8</w:t>
      </w:r>
      <w:r w:rsidR="002061A2">
        <w:rPr>
          <w:b/>
          <w:bCs/>
        </w:rPr>
        <w:t>]</w:t>
      </w:r>
      <w:r w:rsidRPr="00AB17D1">
        <w:rPr>
          <w:b/>
          <w:bCs/>
        </w:rPr>
        <w:t>]</w:t>
      </w:r>
    </w:p>
    <w:p w14:paraId="0906A9B4" w14:textId="44C8B47C" w:rsidR="003A7BB1" w:rsidRPr="00AB17D1" w:rsidRDefault="003A7BB1" w:rsidP="003A7BB1">
      <w:pPr>
        <w:jc w:val="left"/>
        <w:rPr>
          <w:b/>
          <w:bCs/>
        </w:rPr>
      </w:pPr>
      <w:r w:rsidRPr="00AB17D1">
        <w:rPr>
          <w:b/>
          <w:bCs/>
        </w:rPr>
        <w:t>[</w:t>
      </w:r>
      <w:r w:rsidR="002061A2">
        <w:rPr>
          <w:b/>
          <w:bCs/>
        </w:rPr>
        <w:t>[</w:t>
      </w:r>
      <w:r w:rsidRPr="00AB17D1">
        <w:rPr>
          <w:b/>
          <w:bCs/>
        </w:rPr>
        <w:t>fig-8-</w:t>
      </w:r>
      <w:r>
        <w:rPr>
          <w:b/>
          <w:bCs/>
        </w:rPr>
        <w:t>9</w:t>
      </w:r>
      <w:r w:rsidR="002061A2">
        <w:rPr>
          <w:b/>
          <w:bCs/>
        </w:rPr>
        <w:t>]</w:t>
      </w:r>
      <w:r w:rsidRPr="00AB17D1">
        <w:rPr>
          <w:b/>
          <w:bCs/>
        </w:rPr>
        <w:t>]</w:t>
      </w:r>
    </w:p>
    <w:p w14:paraId="1194D38D" w14:textId="77777777" w:rsidR="003A7BB1" w:rsidRDefault="003A7BB1" w:rsidP="003A7BB1">
      <w:pPr>
        <w:jc w:val="left"/>
        <w:rPr>
          <w:b/>
          <w:bCs/>
        </w:rPr>
      </w:pPr>
    </w:p>
    <w:p w14:paraId="31FA469B" w14:textId="522452BF" w:rsidR="00FD0996" w:rsidRDefault="00610879" w:rsidP="00455D09">
      <w:pPr>
        <w:pStyle w:val="Heading2"/>
      </w:pPr>
      <w:r w:rsidRPr="00455D09">
        <w:t>Methods</w:t>
      </w:r>
      <w:r w:rsidR="00D7777B" w:rsidRPr="00455D09">
        <w:t>:</w:t>
      </w:r>
      <w:r w:rsidR="0017476C" w:rsidRPr="00455D09">
        <w:t xml:space="preserve"> </w:t>
      </w:r>
      <w:r w:rsidR="00D7777B" w:rsidRPr="00455D09">
        <w:t>PMF</w:t>
      </w:r>
      <w:r w:rsidR="00FB1B61" w:rsidRPr="00455D09">
        <w:t xml:space="preserve"> and </w:t>
      </w:r>
      <w:r w:rsidR="00715B9E">
        <w:t>LC-MS/MS</w:t>
      </w:r>
      <w:r w:rsidR="00D7777B" w:rsidRPr="00455D09">
        <w:t xml:space="preserve"> </w:t>
      </w:r>
    </w:p>
    <w:p w14:paraId="7992CB9B" w14:textId="77777777" w:rsidR="002061A2" w:rsidRPr="002061A2" w:rsidRDefault="002061A2" w:rsidP="001B578E"/>
    <w:p w14:paraId="431D3C1D" w14:textId="303DFAA6" w:rsidR="003C2B4D" w:rsidRDefault="0083643B" w:rsidP="00FB1B61">
      <w:pPr>
        <w:jc w:val="left"/>
      </w:pPr>
      <w:r w:rsidRPr="006D2B30">
        <w:t xml:space="preserve">Advanced proteomics techniques such as PMF and </w:t>
      </w:r>
      <w:r w:rsidR="00715B9E">
        <w:t>LC-MS/MS</w:t>
      </w:r>
      <w:r w:rsidRPr="006D2B30">
        <w:t xml:space="preserve">, which have been </w:t>
      </w:r>
      <w:r w:rsidR="0017476C" w:rsidRPr="006D2B30">
        <w:t xml:space="preserve">adopted </w:t>
      </w:r>
      <w:r>
        <w:t xml:space="preserve">and </w:t>
      </w:r>
      <w:r w:rsidR="0017476C">
        <w:t xml:space="preserve">adapted </w:t>
      </w:r>
      <w:r w:rsidRPr="006D2B30">
        <w:t xml:space="preserve">from biotech </w:t>
      </w:r>
      <w:r>
        <w:t>in</w:t>
      </w:r>
      <w:r w:rsidRPr="006D2B30">
        <w:t>to cultural heritage, can provide precise identification of proteinaceous media and coatings and even determine the species of origin of those materials.</w:t>
      </w:r>
      <w:bookmarkStart w:id="40" w:name="_Ref129872828"/>
      <w:r w:rsidR="00C97D53" w:rsidRPr="002E4E18">
        <w:rPr>
          <w:vertAlign w:val="superscript"/>
        </w:rPr>
        <w:t>18</w:t>
      </w:r>
      <w:r w:rsidR="00C97D53">
        <w:rPr>
          <w:vertAlign w:val="superscript"/>
        </w:rPr>
        <w:t xml:space="preserve"> </w:t>
      </w:r>
      <w:bookmarkEnd w:id="40"/>
      <w:r w:rsidRPr="3839AC1A">
        <w:t>PMF analysis</w:t>
      </w:r>
      <w:r w:rsidRPr="006D2B30">
        <w:t xml:space="preserve"> involves the enzymatic</w:t>
      </w:r>
      <w:r w:rsidRPr="00EE47C2">
        <w:t xml:space="preserve"> digestion of proteins followed by </w:t>
      </w:r>
      <w:r>
        <w:t>Matrix Assisted Laser Desorption-Ionization Time of Flight M</w:t>
      </w:r>
      <w:r w:rsidRPr="00EE47C2">
        <w:t xml:space="preserve">ass </w:t>
      </w:r>
      <w:r>
        <w:t>S</w:t>
      </w:r>
      <w:r w:rsidRPr="00EE47C2">
        <w:t>pectrometric</w:t>
      </w:r>
      <w:r w:rsidR="000E7F4C">
        <w:t xml:space="preserve"> (MALDI)</w:t>
      </w:r>
      <w:r w:rsidRPr="00EE47C2">
        <w:t xml:space="preserve"> analysis</w:t>
      </w:r>
      <w:r>
        <w:t xml:space="preserve"> </w:t>
      </w:r>
      <w:r w:rsidRPr="00EE47C2">
        <w:t>of the resultant peptide mixture</w:t>
      </w:r>
      <w:r w:rsidR="002E049E">
        <w:t xml:space="preserve"> to produce a “peptide mass fingerprint</w:t>
      </w:r>
      <w:r>
        <w:t>.</w:t>
      </w:r>
      <w:r w:rsidR="002E049E">
        <w:t>”</w:t>
      </w:r>
      <w:r w:rsidR="00C97D53" w:rsidRPr="002E4E18">
        <w:rPr>
          <w:vertAlign w:val="superscript"/>
        </w:rPr>
        <w:t>19</w:t>
      </w:r>
      <w:r>
        <w:t xml:space="preserve"> </w:t>
      </w:r>
      <w:r w:rsidRPr="00B6618B">
        <w:t>Marker ions</w:t>
      </w:r>
      <w:r>
        <w:t xml:space="preserve"> in the MALDI spectra from </w:t>
      </w:r>
      <w:r w:rsidRPr="00B6618B">
        <w:t xml:space="preserve">known reference materials are compared with those from </w:t>
      </w:r>
      <w:r>
        <w:t xml:space="preserve">unknown </w:t>
      </w:r>
      <w:r w:rsidRPr="00B6618B">
        <w:t>samples for identification</w:t>
      </w:r>
      <w:r w:rsidR="00036A41">
        <w:t>.</w:t>
      </w:r>
      <w:r w:rsidR="00C97D53" w:rsidRPr="002E4E18">
        <w:rPr>
          <w:vertAlign w:val="superscript"/>
        </w:rPr>
        <w:t>20</w:t>
      </w:r>
      <w:r>
        <w:t xml:space="preserve"> </w:t>
      </w:r>
      <w:r w:rsidR="00715B9E">
        <w:t>LC-MS/MS</w:t>
      </w:r>
      <w:r>
        <w:t xml:space="preserve"> with database searching is a mainstay of biotechnology. Its sensitivity is ideally matched to the minimal samples generally available </w:t>
      </w:r>
      <w:r w:rsidR="002E049E">
        <w:t>from</w:t>
      </w:r>
      <w:r w:rsidR="00902727">
        <w:t xml:space="preserve"> </w:t>
      </w:r>
      <w:r>
        <w:t>cultural objects, and its specificity allows more precise identification of proteinaceous materials than may be possible with other techniques.</w:t>
      </w:r>
      <w:r w:rsidR="00C97D53" w:rsidRPr="002E4E18">
        <w:rPr>
          <w:vertAlign w:val="superscript"/>
        </w:rPr>
        <w:t>21</w:t>
      </w:r>
      <w:r w:rsidR="00C97D53">
        <w:rPr>
          <w:vertAlign w:val="superscript"/>
        </w:rPr>
        <w:t xml:space="preserve"> </w:t>
      </w:r>
      <w:r>
        <w:t>In the present work</w:t>
      </w:r>
      <w:r w:rsidR="00F35F7C">
        <w:t>,</w:t>
      </w:r>
      <w:r>
        <w:t xml:space="preserve"> </w:t>
      </w:r>
      <w:r w:rsidR="00715B9E">
        <w:t>LC-MS/MS</w:t>
      </w:r>
      <w:r w:rsidR="002E049E">
        <w:t xml:space="preserve"> </w:t>
      </w:r>
      <w:r>
        <w:t>was used to identify proteinaceous materials or to confirm those found with PMF.</w:t>
      </w:r>
    </w:p>
    <w:p w14:paraId="3D121AD0" w14:textId="5EE00FAF" w:rsidR="00313D3C" w:rsidRDefault="662020F9" w:rsidP="002E4E18">
      <w:pPr>
        <w:ind w:firstLine="720"/>
        <w:jc w:val="left"/>
      </w:pPr>
      <w:r>
        <w:t xml:space="preserve">The PMF and </w:t>
      </w:r>
      <w:r w:rsidR="00715B9E">
        <w:t>LC-MS/MS</w:t>
      </w:r>
      <w:r>
        <w:t xml:space="preserve"> experimental details have been published previously</w:t>
      </w:r>
      <w:r w:rsidRPr="0017476C">
        <w:t xml:space="preserve"> and are briefly described here.</w:t>
      </w:r>
      <w:r w:rsidR="001F48A2" w:rsidRPr="002E4E18">
        <w:rPr>
          <w:vertAlign w:val="superscript"/>
        </w:rPr>
        <w:t>22</w:t>
      </w:r>
    </w:p>
    <w:p w14:paraId="4460BBAC" w14:textId="77777777" w:rsidR="005C70D9" w:rsidRDefault="005C70D9" w:rsidP="00FB1B61">
      <w:pPr>
        <w:pStyle w:val="Heading3"/>
      </w:pPr>
    </w:p>
    <w:p w14:paraId="76BA91F0" w14:textId="2F5E0133" w:rsidR="00FB1B61" w:rsidRDefault="51F5246B" w:rsidP="002E4E18">
      <w:pPr>
        <w:pStyle w:val="Heading3"/>
      </w:pPr>
      <w:r w:rsidRPr="00EA7E40">
        <w:t>Samples</w:t>
      </w:r>
    </w:p>
    <w:p w14:paraId="382B469E" w14:textId="44D077C8" w:rsidR="00D7546E" w:rsidRPr="00EA7E40" w:rsidRDefault="00455D09" w:rsidP="00AF76C2">
      <w:pPr>
        <w:autoSpaceDE w:val="0"/>
        <w:autoSpaceDN w:val="0"/>
        <w:adjustRightInd w:val="0"/>
        <w:jc w:val="left"/>
      </w:pPr>
      <w:r>
        <w:t>Samples</w:t>
      </w:r>
      <w:r w:rsidRPr="00EA7E40">
        <w:t xml:space="preserve"> </w:t>
      </w:r>
      <w:r w:rsidR="51F5246B" w:rsidRPr="00EA7E40">
        <w:t>from the Glyptotek portraits were remnants from previous analyses</w:t>
      </w:r>
      <w:r w:rsidR="7693F4D0">
        <w:t>.</w:t>
      </w:r>
      <w:r w:rsidR="001F48A2" w:rsidRPr="002E4E18">
        <w:rPr>
          <w:vertAlign w:val="superscript"/>
        </w:rPr>
        <w:t>23</w:t>
      </w:r>
      <w:r w:rsidR="001F48A2">
        <w:rPr>
          <w:vertAlign w:val="superscript"/>
        </w:rPr>
        <w:t xml:space="preserve"> </w:t>
      </w:r>
      <w:r w:rsidR="51F5246B" w:rsidRPr="00EA7E40">
        <w:t xml:space="preserve">All other samples were obtained </w:t>
      </w:r>
      <w:r w:rsidR="51F5246B">
        <w:t>by conservators using</w:t>
      </w:r>
      <w:r w:rsidR="51F5246B" w:rsidRPr="00EA7E40">
        <w:t xml:space="preserve"> sample sticks, which are polystyrene strips </w:t>
      </w:r>
      <w:r w:rsidR="16FE3542">
        <w:t xml:space="preserve">with </w:t>
      </w:r>
      <w:r w:rsidR="00FB1B61">
        <w:t xml:space="preserve">adhered </w:t>
      </w:r>
      <w:r w:rsidR="51F5246B" w:rsidRPr="00EA7E40">
        <w:t>fiber</w:t>
      </w:r>
      <w:r w:rsidR="16FE3542">
        <w:t>-</w:t>
      </w:r>
      <w:r w:rsidR="51F5246B" w:rsidRPr="00EA7E40">
        <w:t>optic polishing film to abrade and entrap a small amount of material for analysis</w:t>
      </w:r>
      <w:r w:rsidR="125EACFB">
        <w:t xml:space="preserve"> </w:t>
      </w:r>
      <w:r w:rsidR="74011076">
        <w:t>(</w:t>
      </w:r>
      <w:r>
        <w:fldChar w:fldCharType="begin"/>
      </w:r>
      <w:ins w:id="41" w:author="Rachel Barth [2]" w:date="2025-03-10T18:02:00Z" w16du:dateUtc="2025-03-11T01:02:00Z">
        <w:r w:rsidR="001B578E">
          <w:instrText>HYPERLINK "file:///Users/rbarth/Desktop/TO DO for APPEAR/PAPERS AND CAPTIONS final appear files-ready to prep for transmittal/Svoboda paper 8-KP/fig-8-10"</w:instrText>
        </w:r>
      </w:ins>
      <w:del w:id="42" w:author="Rachel Barth [2]" w:date="2025-03-10T18:02:00Z" w16du:dateUtc="2025-03-11T01:02:00Z">
        <w:r w:rsidR="00A62DF4" w:rsidDel="001B578E">
          <w:delInstrText>HYPERLINK "fig-8-10"</w:delInstrText>
        </w:r>
      </w:del>
      <w:ins w:id="43" w:author="Rachel Barth [2]" w:date="2025-03-10T18:02:00Z" w16du:dateUtc="2025-03-11T01:02:00Z"/>
      <w:r>
        <w:fldChar w:fldCharType="separate"/>
      </w:r>
      <w:r w:rsidR="125EACFB" w:rsidRPr="00455D09">
        <w:rPr>
          <w:rStyle w:val="Hyperlink"/>
        </w:rPr>
        <w:t xml:space="preserve">fig. </w:t>
      </w:r>
      <w:r w:rsidR="16FE3542" w:rsidRPr="00455D09">
        <w:rPr>
          <w:rStyle w:val="Hyperlink"/>
        </w:rPr>
        <w:t>8.</w:t>
      </w:r>
      <w:r w:rsidR="125EACFB" w:rsidRPr="00455D09">
        <w:rPr>
          <w:rStyle w:val="Hyperlink"/>
        </w:rPr>
        <w:t>10</w:t>
      </w:r>
      <w:r>
        <w:fldChar w:fldCharType="end"/>
      </w:r>
      <w:r w:rsidR="74011076">
        <w:t>)</w:t>
      </w:r>
      <w:r w:rsidR="16FE3542">
        <w:t xml:space="preserve">. </w:t>
      </w:r>
      <w:r w:rsidR="00D7546E" w:rsidRPr="00EA7E40">
        <w:t>All portraits had a clearly visible surface layer and characteristic visual appearance, and the</w:t>
      </w:r>
      <w:r w:rsidR="00AF76C2">
        <w:t xml:space="preserve"> </w:t>
      </w:r>
      <w:r w:rsidR="00D7546E" w:rsidRPr="00EA7E40">
        <w:t xml:space="preserve">UVF response guided the conservators to specific sample sites. </w:t>
      </w:r>
    </w:p>
    <w:p w14:paraId="7C20993E" w14:textId="77777777" w:rsidR="005C70D9" w:rsidRDefault="005C70D9" w:rsidP="00455D09">
      <w:pPr>
        <w:jc w:val="left"/>
        <w:rPr>
          <w:b/>
          <w:bCs/>
        </w:rPr>
      </w:pPr>
    </w:p>
    <w:p w14:paraId="3084C465" w14:textId="6ADF891F" w:rsidR="00455D09" w:rsidRPr="00AB17D1" w:rsidRDefault="00455D09" w:rsidP="00455D09">
      <w:pPr>
        <w:jc w:val="left"/>
        <w:rPr>
          <w:b/>
          <w:bCs/>
        </w:rPr>
      </w:pPr>
      <w:r w:rsidRPr="00AB17D1">
        <w:rPr>
          <w:b/>
          <w:bCs/>
        </w:rPr>
        <w:t>[</w:t>
      </w:r>
      <w:r w:rsidR="00A62DF4">
        <w:rPr>
          <w:b/>
          <w:bCs/>
        </w:rPr>
        <w:t>[</w:t>
      </w:r>
      <w:r w:rsidRPr="00AB17D1">
        <w:rPr>
          <w:b/>
          <w:bCs/>
        </w:rPr>
        <w:t>fig-8-1</w:t>
      </w:r>
      <w:r>
        <w:rPr>
          <w:b/>
          <w:bCs/>
        </w:rPr>
        <w:t>0</w:t>
      </w:r>
      <w:r w:rsidR="00A62DF4">
        <w:rPr>
          <w:b/>
          <w:bCs/>
        </w:rPr>
        <w:t>]</w:t>
      </w:r>
      <w:r w:rsidRPr="00AB17D1">
        <w:rPr>
          <w:b/>
          <w:bCs/>
        </w:rPr>
        <w:t>]</w:t>
      </w:r>
    </w:p>
    <w:p w14:paraId="6F40E341" w14:textId="77777777" w:rsidR="00D7546E" w:rsidRPr="00EA7E40" w:rsidRDefault="00D7546E" w:rsidP="00AF76C2">
      <w:pPr>
        <w:autoSpaceDE w:val="0"/>
        <w:autoSpaceDN w:val="0"/>
        <w:adjustRightInd w:val="0"/>
        <w:jc w:val="left"/>
      </w:pPr>
    </w:p>
    <w:p w14:paraId="232F49FE" w14:textId="46D1BAD0" w:rsidR="00FB1B61" w:rsidRDefault="00D7546E" w:rsidP="002E4E18">
      <w:pPr>
        <w:pStyle w:val="Heading3"/>
      </w:pPr>
      <w:r w:rsidRPr="00EA7E40">
        <w:t xml:space="preserve">Digestion </w:t>
      </w:r>
    </w:p>
    <w:p w14:paraId="275B15DF" w14:textId="3E6B2B4C" w:rsidR="00D7546E" w:rsidRPr="00EA7E40" w:rsidRDefault="00D7546E" w:rsidP="00AF76C2">
      <w:pPr>
        <w:autoSpaceDE w:val="0"/>
        <w:autoSpaceDN w:val="0"/>
        <w:adjustRightInd w:val="0"/>
        <w:jc w:val="left"/>
      </w:pPr>
      <w:r w:rsidRPr="00EA7E40">
        <w:t>60</w:t>
      </w:r>
      <w:r w:rsidR="00FB1B61">
        <w:t xml:space="preserve"> </w:t>
      </w:r>
      <w:r>
        <w:t>u</w:t>
      </w:r>
      <w:r w:rsidRPr="00EA7E40">
        <w:t>L of 50</w:t>
      </w:r>
      <w:r w:rsidR="00FB1B61">
        <w:t xml:space="preserve"> </w:t>
      </w:r>
      <w:r w:rsidRPr="00EA7E40">
        <w:t>mM ammonium bicarbonate</w:t>
      </w:r>
      <w:r>
        <w:t xml:space="preserve"> (</w:t>
      </w:r>
      <w:r w:rsidRPr="00EA7E40">
        <w:t>AMBI</w:t>
      </w:r>
      <w:r>
        <w:t>)</w:t>
      </w:r>
      <w:r w:rsidRPr="00EA7E40">
        <w:t xml:space="preserve"> was added to each sample in a 600</w:t>
      </w:r>
      <w:r w:rsidR="00FB1B61">
        <w:t xml:space="preserve"> </w:t>
      </w:r>
      <w:r>
        <w:t>u</w:t>
      </w:r>
      <w:r w:rsidRPr="00EA7E40">
        <w:t>L Eppendorf tube and heated to 75°C for 60</w:t>
      </w:r>
      <w:r w:rsidR="00AF76C2">
        <w:t xml:space="preserve"> </w:t>
      </w:r>
      <w:r w:rsidRPr="00EA7E40">
        <w:t>min. After cooling, 8</w:t>
      </w:r>
      <w:r w:rsidR="00FB1B61">
        <w:t xml:space="preserve"> </w:t>
      </w:r>
      <w:r>
        <w:t>u</w:t>
      </w:r>
      <w:r w:rsidRPr="00EA7E40">
        <w:t>L Promega Sequence Grade trypsin (0.02</w:t>
      </w:r>
      <w:r w:rsidR="00FB1B61">
        <w:t xml:space="preserve"> </w:t>
      </w:r>
      <w:r>
        <w:t>u</w:t>
      </w:r>
      <w:r w:rsidRPr="00EA7E40">
        <w:t>g/uL in 50</w:t>
      </w:r>
      <w:r w:rsidR="00FB1B61">
        <w:t xml:space="preserve"> </w:t>
      </w:r>
      <w:r w:rsidRPr="00EA7E40">
        <w:t>mM</w:t>
      </w:r>
      <w:r>
        <w:t xml:space="preserve"> </w:t>
      </w:r>
      <w:r w:rsidRPr="00EA7E40">
        <w:t>AMBI) was added and digestion proceeded overnight at 37°C.</w:t>
      </w:r>
    </w:p>
    <w:p w14:paraId="6C62DD28" w14:textId="77777777" w:rsidR="00D7546E" w:rsidRPr="00EA7E40" w:rsidRDefault="00D7546E" w:rsidP="00AF76C2">
      <w:pPr>
        <w:autoSpaceDE w:val="0"/>
        <w:autoSpaceDN w:val="0"/>
        <w:adjustRightInd w:val="0"/>
        <w:jc w:val="left"/>
        <w:rPr>
          <w:u w:val="single"/>
        </w:rPr>
      </w:pPr>
    </w:p>
    <w:p w14:paraId="1347A05D" w14:textId="76F889B0" w:rsidR="00FB1B61" w:rsidRDefault="00D7546E" w:rsidP="00AF76C2">
      <w:pPr>
        <w:autoSpaceDE w:val="0"/>
        <w:autoSpaceDN w:val="0"/>
        <w:adjustRightInd w:val="0"/>
        <w:jc w:val="left"/>
      </w:pPr>
      <w:r w:rsidRPr="002E4E18">
        <w:rPr>
          <w:rStyle w:val="Heading3Char"/>
        </w:rPr>
        <w:t>MALDI</w:t>
      </w:r>
      <w:r w:rsidRPr="00EA7E40">
        <w:t xml:space="preserve"> </w:t>
      </w:r>
    </w:p>
    <w:p w14:paraId="27CB3CDF" w14:textId="3FDED027" w:rsidR="00D7546E" w:rsidRPr="00EA7E40" w:rsidRDefault="00D7546E" w:rsidP="00AF76C2">
      <w:pPr>
        <w:autoSpaceDE w:val="0"/>
        <w:autoSpaceDN w:val="0"/>
        <w:adjustRightInd w:val="0"/>
        <w:jc w:val="left"/>
      </w:pPr>
      <w:r w:rsidRPr="00EA7E40">
        <w:t>2</w:t>
      </w:r>
      <w:r w:rsidR="00FB1B61">
        <w:t xml:space="preserve"> </w:t>
      </w:r>
      <w:r w:rsidRPr="00EA7E40">
        <w:t>uL of the digest were added to 20</w:t>
      </w:r>
      <w:r w:rsidR="00FB1B61">
        <w:t xml:space="preserve"> </w:t>
      </w:r>
      <w:r w:rsidRPr="00EA7E40">
        <w:t>uL 40% acetonitrile (ACN), 0.1% trifluoroacetic acid with saturated α-Cyano-4-hydroxycinnamic acid matrix</w:t>
      </w:r>
      <w:r w:rsidR="00AF76C2">
        <w:t xml:space="preserve">; </w:t>
      </w:r>
      <w:r w:rsidRPr="00EA7E40">
        <w:t>0.65</w:t>
      </w:r>
      <w:r w:rsidR="00FB1B61">
        <w:t xml:space="preserve"> </w:t>
      </w:r>
      <w:r w:rsidRPr="00EA7E40">
        <w:t xml:space="preserve">uL of the mixture was spotted onto the MALDI plate. Spectra were obtained with an Applied Biosystems/Sciex 5800 MALDI-TOF/TOF instrument operated in positive reflector mode. Acquired spectra were exported from </w:t>
      </w:r>
      <w:r w:rsidRPr="00EA7E40">
        <w:lastRenderedPageBreak/>
        <w:t>Applied Biosystems Data Explorer software as text files and imported into mMass</w:t>
      </w:r>
      <w:r w:rsidR="001F48A2" w:rsidRPr="002E4E18">
        <w:rPr>
          <w:vertAlign w:val="superscript"/>
        </w:rPr>
        <w:t>24</w:t>
      </w:r>
      <w:r w:rsidR="001F48A2">
        <w:t xml:space="preserve"> </w:t>
      </w:r>
      <w:r>
        <w:t>where</w:t>
      </w:r>
      <w:r w:rsidRPr="00EA7E40">
        <w:t xml:space="preserve"> </w:t>
      </w:r>
      <w:r>
        <w:t>s</w:t>
      </w:r>
      <w:r w:rsidRPr="00EA7E40">
        <w:t>pectra were manually inspected for markers.</w:t>
      </w:r>
    </w:p>
    <w:p w14:paraId="3AEAFBDF" w14:textId="77777777" w:rsidR="00D7546E" w:rsidRPr="00EA7E40" w:rsidRDefault="00D7546E" w:rsidP="00AF76C2">
      <w:pPr>
        <w:autoSpaceDE w:val="0"/>
        <w:autoSpaceDN w:val="0"/>
        <w:adjustRightInd w:val="0"/>
        <w:jc w:val="left"/>
      </w:pPr>
    </w:p>
    <w:p w14:paraId="031F6123" w14:textId="0C6BFC69" w:rsidR="00FB1B61" w:rsidRDefault="00715B9E" w:rsidP="002E4E18">
      <w:pPr>
        <w:pStyle w:val="Heading3"/>
      </w:pPr>
      <w:r>
        <w:t>LC-MS/MS</w:t>
      </w:r>
      <w:r w:rsidR="00D7546E" w:rsidRPr="00EA7E40">
        <w:t xml:space="preserve"> </w:t>
      </w:r>
      <w:r w:rsidR="00446BDD">
        <w:t xml:space="preserve"> </w:t>
      </w:r>
    </w:p>
    <w:p w14:paraId="1A1839AE" w14:textId="31391861" w:rsidR="00035D99" w:rsidRPr="00EA7E40" w:rsidRDefault="00D7546E" w:rsidP="00AF76C2">
      <w:pPr>
        <w:jc w:val="left"/>
      </w:pPr>
      <w:r w:rsidRPr="00EA7E40">
        <w:t>Thermo Q Exactive-Orbitrap interfaced with an UltiMate™3000 chromatographic system. The mass spectrometer was operated in data</w:t>
      </w:r>
      <w:r w:rsidR="00AF76C2">
        <w:t>-</w:t>
      </w:r>
      <w:r w:rsidRPr="00EA7E40">
        <w:t>dependent mode (full scan 350</w:t>
      </w:r>
      <w:r w:rsidR="00446BDD">
        <w:t>–</w:t>
      </w:r>
      <w:r w:rsidRPr="00EA7E40">
        <w:t>1800</w:t>
      </w:r>
      <w:r w:rsidR="00446BDD">
        <w:t xml:space="preserve"> </w:t>
      </w:r>
      <w:r w:rsidRPr="00EA7E40">
        <w:t>Da, resolution 70,000; top 10 ions were selected for fragmentation, resolution 17,500; detected ions were placed on an exclusion list for 10 sec.). LC buffers: A: 0.1% formic acid, B: 0.1% formic acid in ACN; gradient from 2</w:t>
      </w:r>
      <w:r w:rsidR="00FB1B61">
        <w:t>–</w:t>
      </w:r>
      <w:r w:rsidRPr="00EA7E40">
        <w:t>50% B over 60</w:t>
      </w:r>
      <w:r w:rsidR="00AF76C2">
        <w:t xml:space="preserve"> </w:t>
      </w:r>
      <w:r w:rsidRPr="00EA7E40">
        <w:t>min. One microliter of each of the digests analyzed by PMF was injected onto a nanocolumn: 75</w:t>
      </w:r>
      <w:r w:rsidR="00FB1B61">
        <w:t xml:space="preserve"> </w:t>
      </w:r>
      <w:r w:rsidRPr="00EA7E40">
        <w:rPr>
          <w:rFonts w:ascii="Symbol" w:eastAsia="Symbol" w:hAnsi="Symbol" w:cs="Symbol"/>
        </w:rPr>
        <w:t>m</w:t>
      </w:r>
      <w:r w:rsidRPr="00EA7E40">
        <w:t>m ID x 15</w:t>
      </w:r>
      <w:r w:rsidR="00FB1B61">
        <w:t xml:space="preserve"> </w:t>
      </w:r>
      <w:r w:rsidRPr="00EA7E40">
        <w:t>cm long, packed with Reprosil AQ C18 with 1.9</w:t>
      </w:r>
      <w:r w:rsidR="00FB1B61">
        <w:t xml:space="preserve"> </w:t>
      </w:r>
      <w:r w:rsidRPr="00EA7E40">
        <w:t>um beads (Dr. Maisch, Germany). </w:t>
      </w:r>
      <w:r w:rsidR="00715B9E">
        <w:t>LC-MS/MS</w:t>
      </w:r>
      <w:r w:rsidR="00035D99" w:rsidRPr="00B44E07">
        <w:t xml:space="preserve"> data files were converted to</w:t>
      </w:r>
      <w:r w:rsidR="006063F8">
        <w:t xml:space="preserve"> mascot generic format (MGF), Matrix Science</w:t>
      </w:r>
      <w:r w:rsidR="005B553F">
        <w:t>,</w:t>
      </w:r>
      <w:r w:rsidR="005B553F" w:rsidRPr="002E4E18">
        <w:rPr>
          <w:vertAlign w:val="superscript"/>
        </w:rPr>
        <w:t>25</w:t>
      </w:r>
      <w:r w:rsidR="006063F8">
        <w:t xml:space="preserve"> </w:t>
      </w:r>
      <w:r w:rsidR="00035D99" w:rsidRPr="00B44E07">
        <w:t>with msConvert software from ProteoWizard</w:t>
      </w:r>
      <w:r w:rsidR="005B553F" w:rsidRPr="002E4E18">
        <w:rPr>
          <w:vertAlign w:val="superscript"/>
        </w:rPr>
        <w:t>26</w:t>
      </w:r>
      <w:r w:rsidR="00035D99" w:rsidRPr="00B44E07">
        <w:t xml:space="preserve"> and searched online through Mascot.</w:t>
      </w:r>
    </w:p>
    <w:p w14:paraId="4CABA4F8" w14:textId="77777777" w:rsidR="000E7F4C" w:rsidRDefault="000E7F4C" w:rsidP="000E7F4C">
      <w:pPr>
        <w:pStyle w:val="Heading1"/>
      </w:pPr>
    </w:p>
    <w:p w14:paraId="0C67AEEF" w14:textId="46307956" w:rsidR="00313D3C" w:rsidRPr="000E7F4C" w:rsidRDefault="005017F2" w:rsidP="002E4E18">
      <w:pPr>
        <w:pStyle w:val="Heading2"/>
      </w:pPr>
      <w:r w:rsidRPr="000E7F4C">
        <w:t>Results</w:t>
      </w:r>
    </w:p>
    <w:p w14:paraId="508BA478" w14:textId="29C37D00" w:rsidR="005C70D9" w:rsidRDefault="002A43BC" w:rsidP="00446BDD">
      <w:pPr>
        <w:jc w:val="left"/>
        <w:rPr>
          <w:b/>
          <w:bCs/>
        </w:rPr>
      </w:pPr>
      <w:r>
        <w:t xml:space="preserve">PMF </w:t>
      </w:r>
      <w:r w:rsidR="006063F8">
        <w:t xml:space="preserve">sample coating </w:t>
      </w:r>
      <w:r>
        <w:t xml:space="preserve">analysis on two Getty and two Glyptotek portraits </w:t>
      </w:r>
      <w:r w:rsidR="00DC7D49">
        <w:t>(</w:t>
      </w:r>
      <w:r w:rsidR="00DC7D49" w:rsidRPr="00455D09">
        <w:t>see figs.</w:t>
      </w:r>
      <w:r w:rsidR="005B37FD" w:rsidRPr="002E4E18">
        <w:t xml:space="preserve"> </w:t>
      </w:r>
      <w:r w:rsidR="00446BDD">
        <w:fldChar w:fldCharType="begin"/>
      </w:r>
      <w:ins w:id="44" w:author="Rachel Barth [2]" w:date="2025-03-10T18:02:00Z" w16du:dateUtc="2025-03-11T01:02:00Z">
        <w:r w:rsidR="001B578E">
          <w:instrText>HYPERLINK "file:///Users/rbarth/Desktop/TO DO for APPEAR/PAPERS AND CAPTIONS final appear files-ready to prep for transmittal/Svoboda paper 8-KP/fig-8-1"</w:instrText>
        </w:r>
      </w:ins>
      <w:del w:id="45" w:author="Rachel Barth [2]" w:date="2025-03-10T18:02:00Z" w16du:dateUtc="2025-03-11T01:02:00Z">
        <w:r w:rsidR="00446BDD" w:rsidDel="001B578E">
          <w:delInstrText>HYPERLINK "fig-8-1"</w:delInstrText>
        </w:r>
      </w:del>
      <w:ins w:id="46" w:author="Rachel Barth [2]" w:date="2025-03-10T18:02:00Z" w16du:dateUtc="2025-03-11T01:02:00Z"/>
      <w:r w:rsidR="00446BDD">
        <w:fldChar w:fldCharType="separate"/>
      </w:r>
      <w:r w:rsidR="006063F8" w:rsidRPr="00446BDD">
        <w:rPr>
          <w:rStyle w:val="Hyperlink"/>
        </w:rPr>
        <w:t>8.</w:t>
      </w:r>
      <w:r w:rsidR="00DC7D49" w:rsidRPr="00446BDD">
        <w:rPr>
          <w:rStyle w:val="Hyperlink"/>
        </w:rPr>
        <w:t>1</w:t>
      </w:r>
      <w:r w:rsidR="00446BDD">
        <w:fldChar w:fldCharType="end"/>
      </w:r>
      <w:r w:rsidR="00DC7D49" w:rsidRPr="00455D09">
        <w:t xml:space="preserve">, </w:t>
      </w:r>
      <w:r w:rsidR="00446BDD">
        <w:fldChar w:fldCharType="begin"/>
      </w:r>
      <w:ins w:id="47" w:author="Rachel Barth [2]" w:date="2025-03-10T18:02:00Z" w16du:dateUtc="2025-03-11T01:02:00Z">
        <w:r w:rsidR="001B578E">
          <w:instrText>HYPERLINK "file:///Users/rbarth/Desktop/TO DO for APPEAR/PAPERS AND CAPTIONS final appear files-ready to prep for transmittal/Svoboda paper 8-KP/fig-8-2"</w:instrText>
        </w:r>
      </w:ins>
      <w:del w:id="48" w:author="Rachel Barth [2]" w:date="2025-03-10T18:02:00Z" w16du:dateUtc="2025-03-11T01:02:00Z">
        <w:r w:rsidR="00446BDD" w:rsidDel="001B578E">
          <w:delInstrText>HYPERLINK "fig-8-2"</w:delInstrText>
        </w:r>
      </w:del>
      <w:ins w:id="49" w:author="Rachel Barth [2]" w:date="2025-03-10T18:02:00Z" w16du:dateUtc="2025-03-11T01:02:00Z"/>
      <w:r w:rsidR="00446BDD">
        <w:fldChar w:fldCharType="separate"/>
      </w:r>
      <w:r w:rsidR="006063F8" w:rsidRPr="00446BDD">
        <w:rPr>
          <w:rStyle w:val="Hyperlink"/>
        </w:rPr>
        <w:t>8.</w:t>
      </w:r>
      <w:r w:rsidR="00DC7D49" w:rsidRPr="00446BDD">
        <w:rPr>
          <w:rStyle w:val="Hyperlink"/>
        </w:rPr>
        <w:t>2</w:t>
      </w:r>
      <w:r w:rsidR="00446BDD">
        <w:fldChar w:fldCharType="end"/>
      </w:r>
      <w:r w:rsidR="00DC7D49" w:rsidRPr="00455D09">
        <w:t xml:space="preserve">, </w:t>
      </w:r>
      <w:r w:rsidR="00446BDD">
        <w:fldChar w:fldCharType="begin"/>
      </w:r>
      <w:ins w:id="50" w:author="Rachel Barth [2]" w:date="2025-03-10T18:02:00Z" w16du:dateUtc="2025-03-11T01:02:00Z">
        <w:r w:rsidR="001B578E">
          <w:instrText>HYPERLINK "file:///Users/rbarth/Desktop/TO DO for APPEAR/PAPERS AND CAPTIONS final appear files-ready to prep for transmittal/Svoboda paper 8-KP/fig-8-4-a"</w:instrText>
        </w:r>
      </w:ins>
      <w:del w:id="51" w:author="Rachel Barth [2]" w:date="2025-03-10T18:02:00Z" w16du:dateUtc="2025-03-11T01:02:00Z">
        <w:r w:rsidR="00446BDD" w:rsidDel="001B578E">
          <w:delInstrText>HYPERLINK "fig-8-4-a"</w:delInstrText>
        </w:r>
      </w:del>
      <w:ins w:id="52" w:author="Rachel Barth [2]" w:date="2025-03-10T18:02:00Z" w16du:dateUtc="2025-03-11T01:02:00Z"/>
      <w:r w:rsidR="00446BDD">
        <w:fldChar w:fldCharType="separate"/>
      </w:r>
      <w:r w:rsidR="006063F8" w:rsidRPr="00446BDD">
        <w:rPr>
          <w:rStyle w:val="Hyperlink"/>
        </w:rPr>
        <w:t>8.</w:t>
      </w:r>
      <w:r w:rsidR="00DC7D49" w:rsidRPr="00446BDD">
        <w:rPr>
          <w:rStyle w:val="Hyperlink"/>
        </w:rPr>
        <w:t>4a</w:t>
      </w:r>
      <w:r w:rsidR="00446BDD">
        <w:fldChar w:fldCharType="end"/>
      </w:r>
      <w:r w:rsidR="00DC7D49" w:rsidRPr="00455D09">
        <w:t xml:space="preserve">, </w:t>
      </w:r>
      <w:r w:rsidR="00446BDD">
        <w:fldChar w:fldCharType="begin"/>
      </w:r>
      <w:ins w:id="53" w:author="Rachel Barth [2]" w:date="2025-03-10T18:02:00Z" w16du:dateUtc="2025-03-11T01:02:00Z">
        <w:r w:rsidR="001B578E">
          <w:instrText>HYPERLINK "file:///Users/rbarth/Desktop/TO DO for APPEAR/PAPERS AND CAPTIONS final appear files-ready to prep for transmittal/Svoboda paper 8-KP/fig-8-5-a"</w:instrText>
        </w:r>
      </w:ins>
      <w:del w:id="54" w:author="Rachel Barth [2]" w:date="2025-03-10T18:02:00Z" w16du:dateUtc="2025-03-11T01:02:00Z">
        <w:r w:rsidR="00446BDD" w:rsidDel="001B578E">
          <w:delInstrText>HYPERLINK "fig-8-5-a"</w:delInstrText>
        </w:r>
      </w:del>
      <w:ins w:id="55" w:author="Rachel Barth [2]" w:date="2025-03-10T18:02:00Z" w16du:dateUtc="2025-03-11T01:02:00Z"/>
      <w:r w:rsidR="00446BDD">
        <w:fldChar w:fldCharType="separate"/>
      </w:r>
      <w:r w:rsidR="006063F8" w:rsidRPr="00446BDD">
        <w:rPr>
          <w:rStyle w:val="Hyperlink"/>
        </w:rPr>
        <w:t>8.</w:t>
      </w:r>
      <w:r w:rsidR="00DC7D49" w:rsidRPr="00446BDD">
        <w:rPr>
          <w:rStyle w:val="Hyperlink"/>
        </w:rPr>
        <w:t>5a</w:t>
      </w:r>
      <w:r w:rsidR="00446BDD">
        <w:fldChar w:fldCharType="end"/>
      </w:r>
      <w:r w:rsidR="00DC7D49">
        <w:t>) corroborated</w:t>
      </w:r>
      <w:r>
        <w:t xml:space="preserve"> the previous findings of egg</w:t>
      </w:r>
      <w:r w:rsidR="001645F8">
        <w:t xml:space="preserve"> and, in addition, </w:t>
      </w:r>
      <w:r w:rsidR="006063F8">
        <w:t xml:space="preserve">found </w:t>
      </w:r>
      <w:r w:rsidR="001645F8">
        <w:t>that it is whole</w:t>
      </w:r>
      <w:r w:rsidR="006063F8">
        <w:t xml:space="preserve"> </w:t>
      </w:r>
      <w:r w:rsidR="001645F8">
        <w:t>hen egg</w:t>
      </w:r>
      <w:r w:rsidR="001747D4">
        <w:t xml:space="preserve"> (yolk and white </w:t>
      </w:r>
      <w:r w:rsidR="001529F3">
        <w:t>together</w:t>
      </w:r>
      <w:r w:rsidR="001747D4">
        <w:t>)</w:t>
      </w:r>
      <w:r w:rsidR="001645F8">
        <w:t xml:space="preserve">. </w:t>
      </w:r>
      <w:r w:rsidR="00446BDD">
        <w:fldChar w:fldCharType="begin"/>
      </w:r>
      <w:ins w:id="56" w:author="Rachel Barth [2]" w:date="2025-03-10T18:02:00Z" w16du:dateUtc="2025-03-11T01:02:00Z">
        <w:r w:rsidR="001B578E">
          <w:instrText>HYPERLINK "file:///Users/rbarth/Desktop/TO DO for APPEAR/PAPERS AND CAPTIONS final appear files-ready to prep for transmittal/Svoboda paper 8-KP/fig-8-11"</w:instrText>
        </w:r>
      </w:ins>
      <w:del w:id="57" w:author="Rachel Barth [2]" w:date="2025-03-10T18:02:00Z" w16du:dateUtc="2025-03-11T01:02:00Z">
        <w:r w:rsidR="00A62DF4" w:rsidDel="001B578E">
          <w:delInstrText>HYPERLINK "fig-8-11"</w:delInstrText>
        </w:r>
      </w:del>
      <w:ins w:id="58" w:author="Rachel Barth [2]" w:date="2025-03-10T18:02:00Z" w16du:dateUtc="2025-03-11T01:02:00Z"/>
      <w:r w:rsidR="00446BDD">
        <w:fldChar w:fldCharType="separate"/>
      </w:r>
      <w:r w:rsidR="001645F8" w:rsidRPr="00446BDD">
        <w:rPr>
          <w:rStyle w:val="Hyperlink"/>
        </w:rPr>
        <w:t xml:space="preserve">Figure </w:t>
      </w:r>
      <w:r w:rsidR="006063F8" w:rsidRPr="002E4E18">
        <w:rPr>
          <w:rStyle w:val="Hyperlink"/>
        </w:rPr>
        <w:t>8.</w:t>
      </w:r>
      <w:r w:rsidR="001645F8" w:rsidRPr="00446BDD">
        <w:rPr>
          <w:rStyle w:val="Hyperlink"/>
        </w:rPr>
        <w:t>1</w:t>
      </w:r>
      <w:r w:rsidR="001162F2" w:rsidRPr="00446BDD">
        <w:rPr>
          <w:rStyle w:val="Hyperlink"/>
        </w:rPr>
        <w:t>1</w:t>
      </w:r>
      <w:r w:rsidR="00446BDD">
        <w:fldChar w:fldCharType="end"/>
      </w:r>
      <w:r w:rsidR="001645F8">
        <w:t xml:space="preserve"> compares MALDI spectra for two of the portraits </w:t>
      </w:r>
      <w:r w:rsidR="00A05368">
        <w:t xml:space="preserve">together </w:t>
      </w:r>
      <w:r w:rsidR="001645F8">
        <w:t xml:space="preserve">with </w:t>
      </w:r>
      <w:r w:rsidR="00B460C9">
        <w:t xml:space="preserve">a </w:t>
      </w:r>
      <w:r w:rsidR="001645F8">
        <w:t>spectrum from whole</w:t>
      </w:r>
      <w:r w:rsidR="008B58D3">
        <w:t xml:space="preserve"> </w:t>
      </w:r>
      <w:r w:rsidR="00B460C9">
        <w:t xml:space="preserve">hen </w:t>
      </w:r>
      <w:r w:rsidR="001645F8">
        <w:t xml:space="preserve">egg. Several of the more intense egg-related ions are labeled. Unlabeled ions are mainly contaminating keratin. The insets </w:t>
      </w:r>
      <w:r w:rsidR="00B460C9">
        <w:t>are examples illustrating</w:t>
      </w:r>
      <w:r w:rsidR="001645F8">
        <w:t xml:space="preserve"> that isotopic clusters </w:t>
      </w:r>
      <w:r w:rsidR="00A05368">
        <w:t xml:space="preserve">for peptides </w:t>
      </w:r>
      <w:r w:rsidR="00B460C9">
        <w:t>with asparagine (N) and/or glutamine (Q) residues</w:t>
      </w:r>
      <w:r w:rsidR="003055E4">
        <w:t xml:space="preserve"> </w:t>
      </w:r>
      <w:r w:rsidR="00B460C9">
        <w:t xml:space="preserve">in </w:t>
      </w:r>
      <w:r w:rsidR="001645F8">
        <w:t xml:space="preserve">the portrait spectra are shifted to higher mass due to </w:t>
      </w:r>
      <w:r w:rsidR="00B460C9">
        <w:t xml:space="preserve">a </w:t>
      </w:r>
      <w:r w:rsidR="001645F8">
        <w:t>high degree of deamidation in the samples</w:t>
      </w:r>
      <w:r>
        <w:t>.</w:t>
      </w:r>
      <w:r w:rsidR="00962EAE" w:rsidRPr="002E4E18">
        <w:rPr>
          <w:vertAlign w:val="superscript"/>
        </w:rPr>
        <w:t>27</w:t>
      </w:r>
      <w:r w:rsidR="00962EAE">
        <w:rPr>
          <w:vertAlign w:val="superscript"/>
        </w:rPr>
        <w:t xml:space="preserve"> </w:t>
      </w:r>
      <w:r w:rsidR="00715B9E">
        <w:t>LC-MS/MS</w:t>
      </w:r>
      <w:r w:rsidR="001645F8">
        <w:t xml:space="preserve"> analysis of the same digests confirmed the PMF conclusions identifying proteins </w:t>
      </w:r>
      <w:r w:rsidR="001645F8">
        <w:lastRenderedPageBreak/>
        <w:t xml:space="preserve">indicative of hen egg yolk and glair that is highly deamidated. </w:t>
      </w:r>
      <w:r w:rsidR="001C4886">
        <w:rPr>
          <w:rFonts w:eastAsia="Times New Roman"/>
        </w:rPr>
        <w:t>Although the extent of deamidation can be influenced by a variety of factors, in the authors’ experience it seems excessive, raising the possibility that the high degree of deamidation is the result of the preparation or application of the coating. </w:t>
      </w:r>
      <w:r w:rsidR="00446BDD">
        <w:fldChar w:fldCharType="begin"/>
      </w:r>
      <w:ins w:id="59" w:author="Rachel Barth [2]" w:date="2025-03-10T18:02:00Z" w16du:dateUtc="2025-03-11T01:02:00Z">
        <w:r w:rsidR="001B578E">
          <w:instrText>HYPERLINK "file:///Users/rbarth/Desktop/TO DO for APPEAR/PAPERS AND CAPTIONS final appear files-ready to prep for transmittal/Svoboda paper 8-KP/fig-8-12"</w:instrText>
        </w:r>
      </w:ins>
      <w:del w:id="60" w:author="Rachel Barth [2]" w:date="2025-03-10T18:02:00Z" w16du:dateUtc="2025-03-11T01:02:00Z">
        <w:r w:rsidR="00A62DF4" w:rsidDel="001B578E">
          <w:delInstrText>HYPERLINK "fig-8-12"</w:delInstrText>
        </w:r>
      </w:del>
      <w:ins w:id="61" w:author="Rachel Barth [2]" w:date="2025-03-10T18:02:00Z" w16du:dateUtc="2025-03-11T01:02:00Z"/>
      <w:r w:rsidR="00446BDD">
        <w:fldChar w:fldCharType="separate"/>
      </w:r>
      <w:r w:rsidR="001645F8" w:rsidRPr="00446BDD">
        <w:rPr>
          <w:rStyle w:val="Hyperlink"/>
        </w:rPr>
        <w:t xml:space="preserve">Figure </w:t>
      </w:r>
      <w:r w:rsidR="006063F8" w:rsidRPr="00446BDD">
        <w:rPr>
          <w:rStyle w:val="Hyperlink"/>
        </w:rPr>
        <w:t>8.</w:t>
      </w:r>
      <w:r w:rsidR="004F1E15" w:rsidRPr="00446BDD">
        <w:rPr>
          <w:rStyle w:val="Hyperlink"/>
        </w:rPr>
        <w:t>12</w:t>
      </w:r>
      <w:r w:rsidR="00446BDD">
        <w:fldChar w:fldCharType="end"/>
      </w:r>
      <w:r w:rsidR="004F1E15">
        <w:t xml:space="preserve"> </w:t>
      </w:r>
      <w:r w:rsidR="001645F8">
        <w:t>shows the MS</w:t>
      </w:r>
      <w:r w:rsidR="001529F3">
        <w:t>/</w:t>
      </w:r>
      <w:r w:rsidR="001645F8">
        <w:t>MS spectra for the ions from Getty 74.AP.11</w:t>
      </w:r>
      <w:r w:rsidR="00AA55A1">
        <w:t>,</w:t>
      </w:r>
      <w:r w:rsidR="001645F8">
        <w:t xml:space="preserve"> </w:t>
      </w:r>
      <w:r w:rsidR="00AA55A1">
        <w:t>illustrated</w:t>
      </w:r>
      <w:r w:rsidR="001645F8">
        <w:t xml:space="preserve"> </w:t>
      </w:r>
      <w:r w:rsidR="00966BE7">
        <w:t xml:space="preserve">in the insets in </w:t>
      </w:r>
      <w:r w:rsidR="00446BDD">
        <w:fldChar w:fldCharType="begin"/>
      </w:r>
      <w:ins w:id="62" w:author="Rachel Barth [2]" w:date="2025-03-10T18:02:00Z" w16du:dateUtc="2025-03-11T01:02:00Z">
        <w:r w:rsidR="001B578E">
          <w:instrText>HYPERLINK "file:///Users/rbarth/Desktop/TO DO for APPEAR/PAPERS AND CAPTIONS final appear files-ready to prep for transmittal/Svoboda paper 8-KP/fig-8-11"</w:instrText>
        </w:r>
      </w:ins>
      <w:del w:id="63" w:author="Rachel Barth [2]" w:date="2025-03-10T18:02:00Z" w16du:dateUtc="2025-03-11T01:02:00Z">
        <w:r w:rsidR="00A62DF4" w:rsidDel="001B578E">
          <w:delInstrText>HYPERLINK "fig-8-11"</w:delInstrText>
        </w:r>
      </w:del>
      <w:ins w:id="64" w:author="Rachel Barth [2]" w:date="2025-03-10T18:02:00Z" w16du:dateUtc="2025-03-11T01:02:00Z"/>
      <w:r w:rsidR="00446BDD">
        <w:fldChar w:fldCharType="separate"/>
      </w:r>
      <w:r w:rsidR="00446BDD" w:rsidRPr="002E4E18">
        <w:rPr>
          <w:rStyle w:val="Hyperlink"/>
        </w:rPr>
        <w:t>f</w:t>
      </w:r>
      <w:r w:rsidR="00446BDD" w:rsidRPr="00446BDD">
        <w:rPr>
          <w:rStyle w:val="Hyperlink"/>
        </w:rPr>
        <w:t xml:space="preserve">igure </w:t>
      </w:r>
      <w:r w:rsidR="006063F8" w:rsidRPr="002E4E18">
        <w:rPr>
          <w:rStyle w:val="Hyperlink"/>
        </w:rPr>
        <w:t>8.</w:t>
      </w:r>
      <w:r w:rsidR="004F1E15" w:rsidRPr="00446BDD">
        <w:rPr>
          <w:rStyle w:val="Hyperlink"/>
        </w:rPr>
        <w:t>11</w:t>
      </w:r>
      <w:r w:rsidR="00446BDD">
        <w:fldChar w:fldCharType="end"/>
      </w:r>
      <w:r w:rsidR="001645F8">
        <w:t>.</w:t>
      </w:r>
      <w:r w:rsidR="003055E4">
        <w:t xml:space="preserve"> Based on these results, future analyses can be confidently done </w:t>
      </w:r>
      <w:r w:rsidR="00F4409A" w:rsidRPr="00393734">
        <w:t>with</w:t>
      </w:r>
      <w:r w:rsidR="003055E4" w:rsidRPr="3839AC1A">
        <w:rPr>
          <w:i/>
          <w:iCs/>
        </w:rPr>
        <w:t xml:space="preserve"> </w:t>
      </w:r>
      <w:r w:rsidR="003055E4">
        <w:t xml:space="preserve">PMF alone. </w:t>
      </w:r>
    </w:p>
    <w:p w14:paraId="35E79E13" w14:textId="5C669026" w:rsidR="00446BDD" w:rsidRPr="00AB17D1" w:rsidRDefault="00446BDD" w:rsidP="00446BDD">
      <w:pPr>
        <w:jc w:val="left"/>
        <w:rPr>
          <w:b/>
          <w:bCs/>
        </w:rPr>
      </w:pPr>
      <w:r w:rsidRPr="00AB17D1">
        <w:rPr>
          <w:b/>
          <w:bCs/>
        </w:rPr>
        <w:t>[</w:t>
      </w:r>
      <w:r w:rsidR="00A62DF4">
        <w:rPr>
          <w:b/>
          <w:bCs/>
        </w:rPr>
        <w:t>[</w:t>
      </w:r>
      <w:r w:rsidRPr="00AB17D1">
        <w:rPr>
          <w:b/>
          <w:bCs/>
        </w:rPr>
        <w:t>fig-8-1</w:t>
      </w:r>
      <w:r>
        <w:rPr>
          <w:b/>
          <w:bCs/>
        </w:rPr>
        <w:t>1</w:t>
      </w:r>
      <w:r w:rsidR="00A62DF4">
        <w:rPr>
          <w:b/>
          <w:bCs/>
        </w:rPr>
        <w:t>]</w:t>
      </w:r>
      <w:r w:rsidRPr="00AB17D1">
        <w:rPr>
          <w:b/>
          <w:bCs/>
        </w:rPr>
        <w:t>]</w:t>
      </w:r>
    </w:p>
    <w:p w14:paraId="3B92B2AF" w14:textId="4DECAB77" w:rsidR="00446BDD" w:rsidRDefault="00446BDD" w:rsidP="00455D09">
      <w:pPr>
        <w:jc w:val="left"/>
      </w:pPr>
      <w:r w:rsidRPr="00AB17D1">
        <w:rPr>
          <w:b/>
          <w:bCs/>
        </w:rPr>
        <w:t>[</w:t>
      </w:r>
      <w:r w:rsidR="00A62DF4">
        <w:rPr>
          <w:b/>
          <w:bCs/>
        </w:rPr>
        <w:t>[</w:t>
      </w:r>
      <w:r w:rsidRPr="00AB17D1">
        <w:rPr>
          <w:b/>
          <w:bCs/>
        </w:rPr>
        <w:t>fig-8-1</w:t>
      </w:r>
      <w:r>
        <w:rPr>
          <w:b/>
          <w:bCs/>
        </w:rPr>
        <w:t>2</w:t>
      </w:r>
      <w:r w:rsidR="00A62DF4">
        <w:rPr>
          <w:b/>
          <w:bCs/>
        </w:rPr>
        <w:t>]</w:t>
      </w:r>
      <w:r w:rsidRPr="00AB17D1">
        <w:rPr>
          <w:b/>
          <w:bCs/>
        </w:rPr>
        <w:t>]</w:t>
      </w:r>
    </w:p>
    <w:p w14:paraId="7729792C" w14:textId="1AB19D0F" w:rsidR="0009562D" w:rsidRPr="00941A05" w:rsidRDefault="002A43BC" w:rsidP="002E4E18">
      <w:pPr>
        <w:pStyle w:val="PlainText"/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Following</w:t>
      </w:r>
      <w:r w:rsidR="104D62C5" w:rsidRPr="00941A05">
        <w:rPr>
          <w:rFonts w:ascii="Times New Roman" w:hAnsi="Times New Roman" w:cs="Times New Roman"/>
          <w:sz w:val="24"/>
          <w:szCs w:val="24"/>
        </w:rPr>
        <w:t xml:space="preserve"> </w:t>
      </w:r>
      <w:r w:rsidR="4C9D2CCA" w:rsidRPr="00941A05">
        <w:rPr>
          <w:rFonts w:ascii="Times New Roman" w:hAnsi="Times New Roman" w:cs="Times New Roman"/>
          <w:sz w:val="24"/>
          <w:szCs w:val="24"/>
        </w:rPr>
        <w:t>confirmation</w:t>
      </w:r>
      <w:r w:rsidR="104D62C5" w:rsidRPr="00941A05">
        <w:rPr>
          <w:rFonts w:ascii="Times New Roman" w:hAnsi="Times New Roman" w:cs="Times New Roman"/>
          <w:sz w:val="24"/>
          <w:szCs w:val="24"/>
        </w:rPr>
        <w:t xml:space="preserve"> of the presence of whole hen egg on </w:t>
      </w:r>
      <w:r w:rsidR="00BC0AF6">
        <w:rPr>
          <w:rFonts w:ascii="Times New Roman" w:hAnsi="Times New Roman" w:cs="Times New Roman"/>
          <w:sz w:val="24"/>
          <w:szCs w:val="24"/>
        </w:rPr>
        <w:t xml:space="preserve">the </w:t>
      </w:r>
      <w:r w:rsidR="104D62C5" w:rsidRPr="00941A05">
        <w:rPr>
          <w:rFonts w:ascii="Times New Roman" w:hAnsi="Times New Roman" w:cs="Times New Roman"/>
          <w:sz w:val="24"/>
          <w:szCs w:val="24"/>
        </w:rPr>
        <w:t>four panels, t</w:t>
      </w:r>
      <w:r w:rsidR="009E1B92" w:rsidRPr="00941A05">
        <w:rPr>
          <w:rFonts w:ascii="Times New Roman" w:hAnsi="Times New Roman" w:cs="Times New Roman"/>
          <w:sz w:val="24"/>
          <w:szCs w:val="24"/>
        </w:rPr>
        <w:t xml:space="preserve">he APPEAR database </w:t>
      </w:r>
      <w:r w:rsidR="00606F63" w:rsidRPr="00941A05">
        <w:rPr>
          <w:rFonts w:ascii="Times New Roman" w:hAnsi="Times New Roman" w:cs="Times New Roman"/>
          <w:sz w:val="24"/>
          <w:szCs w:val="24"/>
        </w:rPr>
        <w:t xml:space="preserve">was </w:t>
      </w:r>
      <w:r>
        <w:rPr>
          <w:rFonts w:ascii="Times New Roman" w:hAnsi="Times New Roman" w:cs="Times New Roman"/>
          <w:sz w:val="24"/>
          <w:szCs w:val="24"/>
        </w:rPr>
        <w:t>searched</w:t>
      </w:r>
      <w:r w:rsidR="00606F63" w:rsidRPr="00941A05">
        <w:rPr>
          <w:rFonts w:ascii="Times New Roman" w:hAnsi="Times New Roman" w:cs="Times New Roman"/>
          <w:sz w:val="24"/>
          <w:szCs w:val="24"/>
        </w:rPr>
        <w:t xml:space="preserve"> for </w:t>
      </w:r>
      <w:r w:rsidR="0EE5600D" w:rsidRPr="00941A05">
        <w:rPr>
          <w:rFonts w:ascii="Times New Roman" w:hAnsi="Times New Roman" w:cs="Times New Roman"/>
          <w:sz w:val="24"/>
          <w:szCs w:val="24"/>
        </w:rPr>
        <w:t>UV</w:t>
      </w:r>
      <w:r w:rsidR="00433B60" w:rsidRPr="00941A05">
        <w:rPr>
          <w:rFonts w:ascii="Times New Roman" w:hAnsi="Times New Roman" w:cs="Times New Roman"/>
          <w:sz w:val="24"/>
          <w:szCs w:val="24"/>
        </w:rPr>
        <w:t xml:space="preserve"> images of </w:t>
      </w:r>
      <w:r w:rsidR="00606F63" w:rsidRPr="00941A05">
        <w:rPr>
          <w:rFonts w:ascii="Times New Roman" w:hAnsi="Times New Roman" w:cs="Times New Roman"/>
          <w:sz w:val="24"/>
          <w:szCs w:val="24"/>
        </w:rPr>
        <w:t xml:space="preserve">other </w:t>
      </w:r>
      <w:r w:rsidR="00B151EA">
        <w:rPr>
          <w:rFonts w:ascii="Times New Roman" w:hAnsi="Times New Roman" w:cs="Times New Roman"/>
          <w:sz w:val="24"/>
          <w:szCs w:val="24"/>
        </w:rPr>
        <w:t>portraits</w:t>
      </w:r>
      <w:r w:rsidR="00606F63" w:rsidRPr="00941A05">
        <w:rPr>
          <w:rFonts w:ascii="Times New Roman" w:hAnsi="Times New Roman" w:cs="Times New Roman"/>
          <w:sz w:val="24"/>
          <w:szCs w:val="24"/>
        </w:rPr>
        <w:t xml:space="preserve"> </w:t>
      </w:r>
      <w:r w:rsidR="366052AA" w:rsidRPr="00941A05">
        <w:rPr>
          <w:rFonts w:ascii="Times New Roman" w:hAnsi="Times New Roman" w:cs="Times New Roman"/>
          <w:sz w:val="24"/>
          <w:szCs w:val="24"/>
        </w:rPr>
        <w:t>exhibiting</w:t>
      </w:r>
      <w:r w:rsidR="00606F63" w:rsidRPr="00941A05">
        <w:rPr>
          <w:rFonts w:ascii="Times New Roman" w:hAnsi="Times New Roman" w:cs="Times New Roman"/>
          <w:sz w:val="24"/>
          <w:szCs w:val="24"/>
        </w:rPr>
        <w:t xml:space="preserve"> </w:t>
      </w:r>
      <w:r w:rsidR="00966BE7">
        <w:rPr>
          <w:rFonts w:ascii="Times New Roman" w:hAnsi="Times New Roman" w:cs="Times New Roman"/>
          <w:sz w:val="24"/>
          <w:szCs w:val="24"/>
        </w:rPr>
        <w:t xml:space="preserve">the </w:t>
      </w:r>
      <w:r w:rsidR="00BC0AF6">
        <w:rPr>
          <w:rFonts w:ascii="Times New Roman" w:hAnsi="Times New Roman" w:cs="Times New Roman"/>
          <w:sz w:val="24"/>
          <w:szCs w:val="24"/>
        </w:rPr>
        <w:t xml:space="preserve">characteristic </w:t>
      </w:r>
      <w:r w:rsidR="00433B60" w:rsidRPr="00941A05">
        <w:rPr>
          <w:rFonts w:ascii="Times New Roman" w:hAnsi="Times New Roman" w:cs="Times New Roman"/>
          <w:sz w:val="24"/>
          <w:szCs w:val="24"/>
        </w:rPr>
        <w:t>fluorescence</w:t>
      </w:r>
      <w:r w:rsidR="00606F63" w:rsidRPr="00941A05">
        <w:rPr>
          <w:rFonts w:ascii="Times New Roman" w:hAnsi="Times New Roman" w:cs="Times New Roman"/>
          <w:sz w:val="24"/>
          <w:szCs w:val="24"/>
        </w:rPr>
        <w:t>.</w:t>
      </w:r>
      <w:r w:rsidR="00962EAE" w:rsidRPr="002E4E18">
        <w:rPr>
          <w:rFonts w:ascii="Times New Roman" w:hAnsi="Times New Roman" w:cs="Times New Roman"/>
          <w:sz w:val="24"/>
          <w:szCs w:val="24"/>
          <w:vertAlign w:val="superscript"/>
        </w:rPr>
        <w:t>28</w:t>
      </w:r>
      <w:r w:rsidR="00962EAE">
        <w:rPr>
          <w:rFonts w:ascii="Times New Roman" w:hAnsi="Times New Roman" w:cs="Times New Roman"/>
          <w:sz w:val="24"/>
          <w:szCs w:val="24"/>
        </w:rPr>
        <w:t xml:space="preserve"> </w:t>
      </w:r>
      <w:r w:rsidR="00433B60" w:rsidRPr="00941A05">
        <w:rPr>
          <w:rFonts w:ascii="Times New Roman" w:hAnsi="Times New Roman" w:cs="Times New Roman"/>
          <w:sz w:val="24"/>
          <w:szCs w:val="24"/>
        </w:rPr>
        <w:t xml:space="preserve">Three </w:t>
      </w:r>
      <w:r w:rsidR="1DF5CE2A" w:rsidRPr="00941A05">
        <w:rPr>
          <w:rFonts w:ascii="Times New Roman" w:hAnsi="Times New Roman" w:cs="Times New Roman"/>
          <w:sz w:val="24"/>
          <w:szCs w:val="24"/>
        </w:rPr>
        <w:t xml:space="preserve">other </w:t>
      </w:r>
      <w:r w:rsidR="00433B60" w:rsidRPr="00941A05">
        <w:rPr>
          <w:rFonts w:ascii="Times New Roman" w:hAnsi="Times New Roman" w:cs="Times New Roman"/>
          <w:sz w:val="24"/>
          <w:szCs w:val="24"/>
        </w:rPr>
        <w:t>panels were identified</w:t>
      </w:r>
      <w:r w:rsidR="00F01640" w:rsidRPr="00941A05">
        <w:rPr>
          <w:rFonts w:ascii="Times New Roman" w:hAnsi="Times New Roman" w:cs="Times New Roman"/>
          <w:sz w:val="24"/>
          <w:szCs w:val="24"/>
        </w:rPr>
        <w:t xml:space="preserve"> based on the observed diagnostic features</w:t>
      </w:r>
      <w:r w:rsidR="00260601" w:rsidRPr="00941A05">
        <w:rPr>
          <w:rFonts w:ascii="Times New Roman" w:hAnsi="Times New Roman" w:cs="Times New Roman"/>
          <w:sz w:val="24"/>
          <w:szCs w:val="24"/>
        </w:rPr>
        <w:t>, one each</w:t>
      </w:r>
      <w:r w:rsidR="00433B60" w:rsidRPr="00941A05">
        <w:rPr>
          <w:rFonts w:ascii="Times New Roman" w:hAnsi="Times New Roman" w:cs="Times New Roman"/>
          <w:sz w:val="24"/>
          <w:szCs w:val="24"/>
        </w:rPr>
        <w:t xml:space="preserve"> from the collections at the </w:t>
      </w:r>
      <w:bookmarkStart w:id="65" w:name="_Hlk120023156"/>
      <w:r w:rsidR="00606F63" w:rsidRPr="00941A05">
        <w:rPr>
          <w:rFonts w:ascii="Times New Roman" w:hAnsi="Times New Roman" w:cs="Times New Roman"/>
          <w:sz w:val="24"/>
          <w:szCs w:val="24"/>
        </w:rPr>
        <w:t>Norton Simon Museum</w:t>
      </w:r>
      <w:r w:rsidR="00BC0AF6">
        <w:rPr>
          <w:rFonts w:ascii="Times New Roman" w:hAnsi="Times New Roman" w:cs="Times New Roman"/>
          <w:sz w:val="24"/>
          <w:szCs w:val="24"/>
        </w:rPr>
        <w:t>, Pasadena</w:t>
      </w:r>
      <w:r w:rsidR="4447090C" w:rsidRPr="00941A05">
        <w:rPr>
          <w:rFonts w:ascii="Times New Roman" w:hAnsi="Times New Roman" w:cs="Times New Roman"/>
          <w:sz w:val="24"/>
          <w:szCs w:val="24"/>
        </w:rPr>
        <w:t xml:space="preserve"> </w:t>
      </w:r>
      <w:r w:rsidR="4447090C" w:rsidRPr="00941A05">
        <w:rPr>
          <w:rFonts w:ascii="Times New Roman" w:eastAsia="Times New Roman" w:hAnsi="Times New Roman" w:cs="Times New Roman"/>
          <w:sz w:val="24"/>
          <w:szCs w:val="24"/>
        </w:rPr>
        <w:t>(F.1978.19.P)</w:t>
      </w:r>
      <w:r w:rsidR="00433B60" w:rsidRPr="00941A05">
        <w:rPr>
          <w:rFonts w:ascii="Times New Roman" w:hAnsi="Times New Roman" w:cs="Times New Roman"/>
          <w:sz w:val="24"/>
          <w:szCs w:val="24"/>
        </w:rPr>
        <w:t xml:space="preserve">, </w:t>
      </w:r>
      <w:r w:rsidR="006063F8" w:rsidRPr="3839AC1A">
        <w:rPr>
          <w:rFonts w:ascii="Times New Roman" w:hAnsi="Times New Roman" w:cs="Times New Roman"/>
          <w:sz w:val="24"/>
          <w:szCs w:val="24"/>
        </w:rPr>
        <w:t xml:space="preserve">the </w:t>
      </w:r>
      <w:r w:rsidR="00433B60" w:rsidRPr="00941A05">
        <w:rPr>
          <w:rFonts w:ascii="Times New Roman" w:hAnsi="Times New Roman" w:cs="Times New Roman"/>
          <w:sz w:val="24"/>
          <w:szCs w:val="24"/>
        </w:rPr>
        <w:t xml:space="preserve">Cleveland Museum of Art </w:t>
      </w:r>
      <w:r w:rsidR="4D1CAD55" w:rsidRPr="00941A05">
        <w:rPr>
          <w:rFonts w:ascii="Times New Roman" w:eastAsia="Times New Roman" w:hAnsi="Times New Roman" w:cs="Times New Roman"/>
          <w:sz w:val="24"/>
          <w:szCs w:val="24"/>
        </w:rPr>
        <w:t>(1971.137)</w:t>
      </w:r>
      <w:r w:rsidR="006063F8" w:rsidRPr="3839AC1A">
        <w:rPr>
          <w:rFonts w:ascii="Times New Roman" w:eastAsia="Times New Roman" w:hAnsi="Times New Roman" w:cs="Times New Roman"/>
          <w:sz w:val="24"/>
          <w:szCs w:val="24"/>
        </w:rPr>
        <w:t>,</w:t>
      </w:r>
      <w:r w:rsidR="4D1CAD55" w:rsidRPr="00941A05">
        <w:rPr>
          <w:rFonts w:ascii="Times New Roman" w:hAnsi="Times New Roman" w:cs="Times New Roman"/>
          <w:sz w:val="24"/>
          <w:szCs w:val="24"/>
        </w:rPr>
        <w:t xml:space="preserve"> </w:t>
      </w:r>
      <w:r w:rsidR="00433B60" w:rsidRPr="00941A05">
        <w:rPr>
          <w:rFonts w:ascii="Times New Roman" w:hAnsi="Times New Roman" w:cs="Times New Roman"/>
          <w:sz w:val="24"/>
          <w:szCs w:val="24"/>
        </w:rPr>
        <w:t>and the Kunsthistorische</w:t>
      </w:r>
      <w:r w:rsidR="006063F8" w:rsidRPr="3839AC1A">
        <w:rPr>
          <w:rFonts w:ascii="Times New Roman" w:hAnsi="Times New Roman" w:cs="Times New Roman"/>
          <w:sz w:val="24"/>
          <w:szCs w:val="24"/>
        </w:rPr>
        <w:t>s</w:t>
      </w:r>
      <w:r w:rsidR="00433B60" w:rsidRPr="00941A05">
        <w:rPr>
          <w:rFonts w:ascii="Times New Roman" w:hAnsi="Times New Roman" w:cs="Times New Roman"/>
          <w:sz w:val="24"/>
          <w:szCs w:val="24"/>
        </w:rPr>
        <w:t xml:space="preserve"> Museum in Vienna</w:t>
      </w:r>
      <w:r w:rsidR="4F45294D" w:rsidRPr="00941A05">
        <w:rPr>
          <w:rFonts w:ascii="Times New Roman" w:hAnsi="Times New Roman" w:cs="Times New Roman"/>
          <w:sz w:val="24"/>
          <w:szCs w:val="24"/>
        </w:rPr>
        <w:t xml:space="preserve"> </w:t>
      </w:r>
      <w:r w:rsidR="4F45294D" w:rsidRPr="00941A05">
        <w:rPr>
          <w:rFonts w:ascii="Times New Roman" w:eastAsia="Times New Roman" w:hAnsi="Times New Roman" w:cs="Times New Roman"/>
          <w:sz w:val="24"/>
          <w:szCs w:val="24"/>
        </w:rPr>
        <w:t>(X 297)</w:t>
      </w:r>
      <w:r w:rsidR="003C1A1D" w:rsidRPr="00941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End w:id="65"/>
      <w:r w:rsidR="003C1A1D" w:rsidRPr="00941A05">
        <w:rPr>
          <w:rFonts w:ascii="Times New Roman" w:eastAsia="Times New Roman" w:hAnsi="Times New Roman" w:cs="Times New Roman"/>
          <w:sz w:val="24"/>
          <w:szCs w:val="24"/>
        </w:rPr>
        <w:t>(</w:t>
      </w:r>
      <w:r w:rsidR="00A62DF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ins w:id="66" w:author="Rachel Barth [2]" w:date="2025-03-10T18:02:00Z" w16du:dateUtc="2025-03-11T01:02:00Z">
        <w:r w:rsidR="001B578E">
          <w:rPr>
            <w:rFonts w:ascii="Times New Roman" w:eastAsia="Times New Roman" w:hAnsi="Times New Roman" w:cs="Times New Roman"/>
            <w:sz w:val="24"/>
            <w:szCs w:val="24"/>
          </w:rPr>
          <w:instrText>HYPERLINK "file:///Users/rbarth/Desktop/TO DO for APPEAR/PAPERS AND CAPTIONS final appear files-ready to prep for transmittal/Svoboda paper 8-KP/fig-8-13-a"</w:instrText>
        </w:r>
      </w:ins>
      <w:del w:id="67" w:author="Rachel Barth [2]" w:date="2025-03-10T18:02:00Z" w16du:dateUtc="2025-03-11T01:02:00Z">
        <w:r w:rsidR="00A62DF4" w:rsidDel="001B578E">
          <w:rPr>
            <w:rFonts w:ascii="Times New Roman" w:eastAsia="Times New Roman" w:hAnsi="Times New Roman" w:cs="Times New Roman"/>
            <w:sz w:val="24"/>
            <w:szCs w:val="24"/>
          </w:rPr>
          <w:delInstrText>HYPERLINK "fig-8-13-a"</w:delInstrText>
        </w:r>
      </w:del>
      <w:ins w:id="68" w:author="Rachel Barth [2]" w:date="2025-03-10T18:02:00Z" w16du:dateUtc="2025-03-11T01:02:00Z">
        <w:r w:rsidR="001B578E">
          <w:rPr>
            <w:rFonts w:ascii="Times New Roman" w:eastAsia="Times New Roman" w:hAnsi="Times New Roman" w:cs="Times New Roman"/>
            <w:sz w:val="24"/>
            <w:szCs w:val="24"/>
          </w:rPr>
        </w:r>
      </w:ins>
      <w:r w:rsidR="00A62DF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5D420F" w:rsidRPr="00A62DF4">
        <w:rPr>
          <w:rStyle w:val="Hyperlink"/>
          <w:rFonts w:ascii="Times New Roman" w:eastAsia="Times New Roman" w:hAnsi="Times New Roman" w:cs="Times New Roman"/>
          <w:sz w:val="24"/>
          <w:szCs w:val="24"/>
        </w:rPr>
        <w:t>f</w:t>
      </w:r>
      <w:r w:rsidR="003C1A1D" w:rsidRPr="00A62DF4">
        <w:rPr>
          <w:rStyle w:val="Hyperlink"/>
          <w:rFonts w:ascii="Times New Roman" w:eastAsia="Times New Roman" w:hAnsi="Times New Roman" w:cs="Times New Roman"/>
          <w:sz w:val="24"/>
          <w:szCs w:val="24"/>
        </w:rPr>
        <w:t>igs</w:t>
      </w:r>
      <w:r w:rsidR="006063F8" w:rsidRPr="00A62DF4">
        <w:rPr>
          <w:rStyle w:val="Hyperlink"/>
          <w:rFonts w:ascii="Times New Roman" w:eastAsia="Times New Roman" w:hAnsi="Times New Roman" w:cs="Times New Roman"/>
          <w:sz w:val="24"/>
          <w:szCs w:val="24"/>
        </w:rPr>
        <w:t>.</w:t>
      </w:r>
      <w:r w:rsidR="00A62DF4" w:rsidRPr="00A62DF4">
        <w:rPr>
          <w:rStyle w:val="Hyperlink"/>
          <w:rFonts w:ascii="Times New Roman" w:eastAsia="Times New Roman" w:hAnsi="Times New Roman" w:cs="Times New Roman"/>
          <w:sz w:val="24"/>
          <w:szCs w:val="24"/>
        </w:rPr>
        <w:t xml:space="preserve"> 8.13a</w:t>
      </w:r>
      <w:r w:rsidR="00A62DF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="00A62DF4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A62DF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ins w:id="69" w:author="Rachel Barth [2]" w:date="2025-03-10T18:02:00Z" w16du:dateUtc="2025-03-11T01:02:00Z">
        <w:r w:rsidR="001B578E">
          <w:rPr>
            <w:rFonts w:ascii="Times New Roman" w:eastAsia="Times New Roman" w:hAnsi="Times New Roman" w:cs="Times New Roman"/>
            <w:sz w:val="24"/>
            <w:szCs w:val="24"/>
          </w:rPr>
          <w:instrText>HYPERLINK "file:///Users/rbarth/Desktop/TO DO for APPEAR/PAPERS AND CAPTIONS final appear files-ready to prep for transmittal/Svoboda paper 8-KP/fig-8-15-b"</w:instrText>
        </w:r>
      </w:ins>
      <w:del w:id="70" w:author="Rachel Barth [2]" w:date="2025-03-10T18:02:00Z" w16du:dateUtc="2025-03-11T01:02:00Z">
        <w:r w:rsidR="00A62DF4" w:rsidDel="001B578E">
          <w:rPr>
            <w:rFonts w:ascii="Times New Roman" w:eastAsia="Times New Roman" w:hAnsi="Times New Roman" w:cs="Times New Roman"/>
            <w:sz w:val="24"/>
            <w:szCs w:val="24"/>
          </w:rPr>
          <w:delInstrText>HYPERLINK "fig-8-15-b"</w:delInstrText>
        </w:r>
      </w:del>
      <w:ins w:id="71" w:author="Rachel Barth [2]" w:date="2025-03-10T18:02:00Z" w16du:dateUtc="2025-03-11T01:02:00Z">
        <w:r w:rsidR="001B578E">
          <w:rPr>
            <w:rFonts w:ascii="Times New Roman" w:eastAsia="Times New Roman" w:hAnsi="Times New Roman" w:cs="Times New Roman"/>
            <w:sz w:val="24"/>
            <w:szCs w:val="24"/>
          </w:rPr>
        </w:r>
      </w:ins>
      <w:r w:rsidR="00A62DF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A62DF4" w:rsidRPr="00A62DF4">
        <w:rPr>
          <w:rStyle w:val="Hyperlink"/>
          <w:rFonts w:ascii="Times New Roman" w:eastAsia="Times New Roman" w:hAnsi="Times New Roman" w:cs="Times New Roman"/>
          <w:sz w:val="24"/>
          <w:szCs w:val="24"/>
        </w:rPr>
        <w:t>8.15b</w:t>
      </w:r>
      <w:r w:rsidR="00A62DF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="003C1A1D" w:rsidRPr="00941A05">
        <w:rPr>
          <w:rFonts w:ascii="Times New Roman" w:eastAsia="Times New Roman" w:hAnsi="Times New Roman" w:cs="Times New Roman"/>
          <w:sz w:val="24"/>
          <w:szCs w:val="24"/>
        </w:rPr>
        <w:t>)</w:t>
      </w:r>
      <w:r w:rsidR="006063F8" w:rsidRPr="3839AC1A">
        <w:rPr>
          <w:rFonts w:ascii="Times New Roman" w:eastAsia="Times New Roman" w:hAnsi="Times New Roman" w:cs="Times New Roman"/>
          <w:sz w:val="24"/>
          <w:szCs w:val="24"/>
        </w:rPr>
        <w:t>.</w:t>
      </w:r>
      <w:r w:rsidR="007343D2" w:rsidRPr="00941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86B8B" w:rsidRPr="00941A05">
        <w:rPr>
          <w:rFonts w:ascii="Times New Roman" w:hAnsi="Times New Roman" w:cs="Times New Roman"/>
          <w:sz w:val="24"/>
          <w:szCs w:val="24"/>
        </w:rPr>
        <w:t xml:space="preserve">These institutions </w:t>
      </w:r>
      <w:r w:rsidR="00F01640" w:rsidRPr="00941A05">
        <w:rPr>
          <w:rFonts w:ascii="Times New Roman" w:hAnsi="Times New Roman" w:cs="Times New Roman"/>
          <w:sz w:val="24"/>
          <w:szCs w:val="24"/>
        </w:rPr>
        <w:t>agreed to take micro</w:t>
      </w:r>
      <w:r w:rsidR="00686B8B" w:rsidRPr="00941A05">
        <w:rPr>
          <w:rFonts w:ascii="Times New Roman" w:hAnsi="Times New Roman" w:cs="Times New Roman"/>
          <w:sz w:val="24"/>
          <w:szCs w:val="24"/>
        </w:rPr>
        <w:t>samples of the surface coating</w:t>
      </w:r>
      <w:r w:rsidR="2E665F2E" w:rsidRPr="00941A05">
        <w:rPr>
          <w:rFonts w:ascii="Times New Roman" w:hAnsi="Times New Roman" w:cs="Times New Roman"/>
          <w:sz w:val="24"/>
          <w:szCs w:val="24"/>
        </w:rPr>
        <w:t xml:space="preserve"> using sample sticks</w:t>
      </w:r>
      <w:r w:rsidR="00F92DB4">
        <w:rPr>
          <w:rFonts w:ascii="Times New Roman" w:hAnsi="Times New Roman" w:cs="Times New Roman"/>
          <w:sz w:val="24"/>
          <w:szCs w:val="24"/>
        </w:rPr>
        <w:t>,</w:t>
      </w:r>
      <w:r w:rsidR="00686B8B" w:rsidRPr="00941A05">
        <w:rPr>
          <w:rFonts w:ascii="Times New Roman" w:hAnsi="Times New Roman" w:cs="Times New Roman"/>
          <w:sz w:val="24"/>
          <w:szCs w:val="24"/>
        </w:rPr>
        <w:t xml:space="preserve"> </w:t>
      </w:r>
      <w:r w:rsidR="00F01640" w:rsidRPr="00BC0AF6">
        <w:rPr>
          <w:rFonts w:ascii="Times New Roman" w:hAnsi="Times New Roman" w:cs="Times New Roman"/>
          <w:sz w:val="24"/>
          <w:szCs w:val="24"/>
        </w:rPr>
        <w:t xml:space="preserve">as illustrated in </w:t>
      </w:r>
      <w:r w:rsidR="00446BDD">
        <w:rPr>
          <w:rFonts w:ascii="Times New Roman" w:hAnsi="Times New Roman" w:cs="Times New Roman"/>
          <w:sz w:val="24"/>
          <w:szCs w:val="24"/>
        </w:rPr>
        <w:fldChar w:fldCharType="begin"/>
      </w:r>
      <w:ins w:id="72" w:author="Rachel Barth [2]" w:date="2025-03-10T18:02:00Z" w16du:dateUtc="2025-03-11T01:02:00Z">
        <w:r w:rsidR="001B578E">
          <w:rPr>
            <w:rFonts w:ascii="Times New Roman" w:hAnsi="Times New Roman" w:cs="Times New Roman"/>
            <w:sz w:val="24"/>
            <w:szCs w:val="24"/>
          </w:rPr>
          <w:instrText>HYPERLINK "file:///Users/rbarth/Desktop/TO DO for APPEAR/PAPERS AND CAPTIONS final appear files-ready to prep for transmittal/Svoboda paper 8-KP/fig-8-10"</w:instrText>
        </w:r>
      </w:ins>
      <w:del w:id="73" w:author="Rachel Barth [2]" w:date="2025-03-10T18:02:00Z" w16du:dateUtc="2025-03-11T01:02:00Z">
        <w:r w:rsidR="00A62DF4" w:rsidDel="001B578E">
          <w:rPr>
            <w:rFonts w:ascii="Times New Roman" w:hAnsi="Times New Roman" w:cs="Times New Roman"/>
            <w:sz w:val="24"/>
            <w:szCs w:val="24"/>
          </w:rPr>
          <w:delInstrText>HYPERLINK "fig-8-10"</w:delInstrText>
        </w:r>
      </w:del>
      <w:ins w:id="74" w:author="Rachel Barth [2]" w:date="2025-03-10T18:02:00Z" w16du:dateUtc="2025-03-11T01:02:00Z">
        <w:r w:rsidR="001B578E">
          <w:rPr>
            <w:rFonts w:ascii="Times New Roman" w:hAnsi="Times New Roman" w:cs="Times New Roman"/>
            <w:sz w:val="24"/>
            <w:szCs w:val="24"/>
          </w:rPr>
        </w:r>
      </w:ins>
      <w:r w:rsidR="00446BDD">
        <w:rPr>
          <w:rFonts w:ascii="Times New Roman" w:hAnsi="Times New Roman" w:cs="Times New Roman"/>
          <w:sz w:val="24"/>
          <w:szCs w:val="24"/>
        </w:rPr>
        <w:fldChar w:fldCharType="separate"/>
      </w:r>
      <w:r w:rsidR="00F01640" w:rsidRPr="00446BDD">
        <w:rPr>
          <w:rStyle w:val="Hyperlink"/>
          <w:rFonts w:ascii="Times New Roman" w:hAnsi="Times New Roman" w:cs="Times New Roman"/>
          <w:sz w:val="24"/>
          <w:szCs w:val="24"/>
        </w:rPr>
        <w:t xml:space="preserve">figure </w:t>
      </w:r>
      <w:r w:rsidR="006063F8" w:rsidRPr="00446BDD">
        <w:rPr>
          <w:rStyle w:val="Hyperlink"/>
          <w:rFonts w:ascii="Times New Roman" w:hAnsi="Times New Roman" w:cs="Times New Roman"/>
          <w:sz w:val="24"/>
          <w:szCs w:val="24"/>
        </w:rPr>
        <w:t>8.</w:t>
      </w:r>
      <w:r w:rsidR="00A01B40" w:rsidRPr="00446BDD">
        <w:rPr>
          <w:rStyle w:val="Hyperlink"/>
          <w:rFonts w:ascii="Times New Roman" w:hAnsi="Times New Roman" w:cs="Times New Roman"/>
          <w:sz w:val="24"/>
          <w:szCs w:val="24"/>
        </w:rPr>
        <w:t>10</w:t>
      </w:r>
      <w:r w:rsidR="00446BDD">
        <w:rPr>
          <w:rFonts w:ascii="Times New Roman" w:hAnsi="Times New Roman" w:cs="Times New Roman"/>
          <w:sz w:val="24"/>
          <w:szCs w:val="24"/>
        </w:rPr>
        <w:fldChar w:fldCharType="end"/>
      </w:r>
      <w:r w:rsidR="00F01640" w:rsidRPr="00941A05">
        <w:rPr>
          <w:rFonts w:ascii="Times New Roman" w:hAnsi="Times New Roman" w:cs="Times New Roman"/>
          <w:sz w:val="24"/>
          <w:szCs w:val="24"/>
        </w:rPr>
        <w:t>, and submitted them for analysis</w:t>
      </w:r>
      <w:r w:rsidR="003E08D5" w:rsidRPr="00941A05">
        <w:rPr>
          <w:rFonts w:ascii="Times New Roman" w:hAnsi="Times New Roman" w:cs="Times New Roman"/>
          <w:sz w:val="24"/>
          <w:szCs w:val="24"/>
        </w:rPr>
        <w:t>.</w:t>
      </w:r>
      <w:r w:rsidR="00962EAE" w:rsidRPr="002E4E18">
        <w:rPr>
          <w:rFonts w:ascii="Times New Roman" w:hAnsi="Times New Roman" w:cs="Times New Roman"/>
          <w:sz w:val="24"/>
          <w:szCs w:val="24"/>
          <w:vertAlign w:val="superscript"/>
        </w:rPr>
        <w:t>29</w:t>
      </w:r>
      <w:r w:rsidR="00B151EA">
        <w:rPr>
          <w:rFonts w:ascii="Times New Roman" w:hAnsi="Times New Roman" w:cs="Times New Roman"/>
          <w:sz w:val="24"/>
          <w:szCs w:val="24"/>
        </w:rPr>
        <w:t xml:space="preserve"> </w:t>
      </w:r>
      <w:r w:rsidR="00966BE7">
        <w:rPr>
          <w:rFonts w:ascii="Times New Roman" w:hAnsi="Times New Roman" w:cs="Times New Roman"/>
          <w:sz w:val="24"/>
          <w:szCs w:val="24"/>
        </w:rPr>
        <w:t xml:space="preserve">Both </w:t>
      </w:r>
      <w:r w:rsidR="004346D0" w:rsidRPr="00941A05">
        <w:rPr>
          <w:rFonts w:ascii="Times New Roman" w:hAnsi="Times New Roman" w:cs="Times New Roman"/>
          <w:sz w:val="24"/>
          <w:szCs w:val="24"/>
        </w:rPr>
        <w:t xml:space="preserve">PMF </w:t>
      </w:r>
      <w:r w:rsidR="00966BE7">
        <w:rPr>
          <w:rFonts w:ascii="Times New Roman" w:hAnsi="Times New Roman" w:cs="Times New Roman"/>
          <w:sz w:val="24"/>
          <w:szCs w:val="24"/>
        </w:rPr>
        <w:t xml:space="preserve">and </w:t>
      </w:r>
      <w:r w:rsidR="00715B9E">
        <w:rPr>
          <w:rFonts w:ascii="Times New Roman" w:hAnsi="Times New Roman" w:cs="Times New Roman"/>
          <w:sz w:val="24"/>
          <w:szCs w:val="24"/>
        </w:rPr>
        <w:t>LC-MS/MS</w:t>
      </w:r>
      <w:r w:rsidR="00966BE7">
        <w:rPr>
          <w:rFonts w:ascii="Times New Roman" w:hAnsi="Times New Roman" w:cs="Times New Roman"/>
          <w:sz w:val="24"/>
          <w:szCs w:val="24"/>
        </w:rPr>
        <w:t xml:space="preserve"> </w:t>
      </w:r>
      <w:r w:rsidR="00546CCE" w:rsidRPr="00941A05">
        <w:rPr>
          <w:rFonts w:ascii="Times New Roman" w:hAnsi="Times New Roman" w:cs="Times New Roman"/>
          <w:sz w:val="24"/>
          <w:szCs w:val="24"/>
        </w:rPr>
        <w:t>confirmed</w:t>
      </w:r>
      <w:r w:rsidR="004346D0" w:rsidRPr="00941A05">
        <w:rPr>
          <w:rFonts w:ascii="Times New Roman" w:hAnsi="Times New Roman" w:cs="Times New Roman"/>
          <w:sz w:val="24"/>
          <w:szCs w:val="24"/>
        </w:rPr>
        <w:t xml:space="preserve"> the </w:t>
      </w:r>
      <w:r w:rsidR="00F62DC5" w:rsidRPr="00941A05">
        <w:rPr>
          <w:rFonts w:ascii="Times New Roman" w:hAnsi="Times New Roman" w:cs="Times New Roman"/>
          <w:sz w:val="24"/>
          <w:szCs w:val="24"/>
        </w:rPr>
        <w:t xml:space="preserve">presence of deamidated whole hen </w:t>
      </w:r>
      <w:r w:rsidR="004346D0" w:rsidRPr="00941A05">
        <w:rPr>
          <w:rFonts w:ascii="Times New Roman" w:hAnsi="Times New Roman" w:cs="Times New Roman"/>
          <w:sz w:val="24"/>
          <w:szCs w:val="24"/>
        </w:rPr>
        <w:t>egg</w:t>
      </w:r>
      <w:r w:rsidR="00F62DC5" w:rsidRPr="00941A05">
        <w:rPr>
          <w:rFonts w:ascii="Times New Roman" w:hAnsi="Times New Roman" w:cs="Times New Roman"/>
          <w:sz w:val="24"/>
          <w:szCs w:val="24"/>
        </w:rPr>
        <w:t xml:space="preserve"> on the Norton Simon Museum and the Kunsthistorische</w:t>
      </w:r>
      <w:r w:rsidR="006063F8" w:rsidRPr="3839AC1A">
        <w:rPr>
          <w:rFonts w:ascii="Times New Roman" w:hAnsi="Times New Roman" w:cs="Times New Roman"/>
          <w:sz w:val="24"/>
          <w:szCs w:val="24"/>
        </w:rPr>
        <w:t>s</w:t>
      </w:r>
      <w:r w:rsidR="00F62DC5" w:rsidRPr="00941A05">
        <w:rPr>
          <w:rFonts w:ascii="Times New Roman" w:hAnsi="Times New Roman" w:cs="Times New Roman"/>
          <w:sz w:val="24"/>
          <w:szCs w:val="24"/>
        </w:rPr>
        <w:t xml:space="preserve"> Museum </w:t>
      </w:r>
      <w:r w:rsidR="00F62DC5" w:rsidRPr="00941A05">
        <w:rPr>
          <w:rFonts w:ascii="Times New Roman" w:eastAsia="Times New Roman" w:hAnsi="Times New Roman" w:cs="Times New Roman"/>
          <w:sz w:val="24"/>
          <w:szCs w:val="24"/>
        </w:rPr>
        <w:t>portraits</w:t>
      </w:r>
      <w:r w:rsidR="009A227E">
        <w:rPr>
          <w:rFonts w:ascii="Times New Roman" w:eastAsia="Times New Roman" w:hAnsi="Times New Roman" w:cs="Times New Roman"/>
          <w:sz w:val="24"/>
          <w:szCs w:val="24"/>
        </w:rPr>
        <w:t>,</w:t>
      </w:r>
      <w:r w:rsidR="00E13D1C">
        <w:rPr>
          <w:rFonts w:ascii="Times New Roman" w:eastAsia="Times New Roman" w:hAnsi="Times New Roman" w:cs="Times New Roman"/>
          <w:sz w:val="24"/>
          <w:szCs w:val="24"/>
        </w:rPr>
        <w:t xml:space="preserve"> and d</w:t>
      </w:r>
      <w:r w:rsidR="00F62DC5" w:rsidRPr="00941A05">
        <w:rPr>
          <w:rFonts w:ascii="Times New Roman" w:hAnsi="Times New Roman" w:cs="Times New Roman"/>
          <w:sz w:val="24"/>
          <w:szCs w:val="24"/>
        </w:rPr>
        <w:t>eamidated</w:t>
      </w:r>
      <w:r w:rsidR="00E13D1C">
        <w:rPr>
          <w:rFonts w:ascii="Times New Roman" w:hAnsi="Times New Roman" w:cs="Times New Roman"/>
          <w:sz w:val="24"/>
          <w:szCs w:val="24"/>
        </w:rPr>
        <w:t xml:space="preserve"> hen</w:t>
      </w:r>
      <w:r w:rsidR="00F62DC5" w:rsidRPr="00941A05">
        <w:rPr>
          <w:rFonts w:ascii="Times New Roman" w:hAnsi="Times New Roman" w:cs="Times New Roman"/>
          <w:sz w:val="24"/>
          <w:szCs w:val="24"/>
        </w:rPr>
        <w:t xml:space="preserve"> egg </w:t>
      </w:r>
      <w:r w:rsidR="00E13D1C">
        <w:rPr>
          <w:rFonts w:ascii="Times New Roman" w:hAnsi="Times New Roman" w:cs="Times New Roman"/>
          <w:sz w:val="24"/>
          <w:szCs w:val="24"/>
        </w:rPr>
        <w:t>glair</w:t>
      </w:r>
      <w:r w:rsidR="00F62DC5" w:rsidRPr="00941A05">
        <w:rPr>
          <w:rFonts w:ascii="Times New Roman" w:hAnsi="Times New Roman" w:cs="Times New Roman"/>
          <w:sz w:val="24"/>
          <w:szCs w:val="24"/>
        </w:rPr>
        <w:t xml:space="preserve"> on the portrait from the Cleveland Museum of Art</w:t>
      </w:r>
      <w:r w:rsidR="009A227E">
        <w:rPr>
          <w:rFonts w:ascii="Times New Roman" w:hAnsi="Times New Roman" w:cs="Times New Roman"/>
          <w:sz w:val="24"/>
          <w:szCs w:val="24"/>
        </w:rPr>
        <w:t>.</w:t>
      </w:r>
      <w:r w:rsidR="00300E7E">
        <w:rPr>
          <w:rFonts w:ascii="Times New Roman" w:hAnsi="Times New Roman" w:cs="Times New Roman"/>
          <w:sz w:val="24"/>
          <w:szCs w:val="24"/>
        </w:rPr>
        <w:t xml:space="preserve"> Results for </w:t>
      </w:r>
      <w:r w:rsidR="006063F8" w:rsidRPr="3839AC1A">
        <w:rPr>
          <w:rFonts w:ascii="Times New Roman" w:hAnsi="Times New Roman" w:cs="Times New Roman"/>
          <w:sz w:val="24"/>
          <w:szCs w:val="24"/>
        </w:rPr>
        <w:t xml:space="preserve">the </w:t>
      </w:r>
      <w:r w:rsidR="00300E7E">
        <w:rPr>
          <w:rFonts w:ascii="Times New Roman" w:hAnsi="Times New Roman" w:cs="Times New Roman"/>
          <w:sz w:val="24"/>
          <w:szCs w:val="24"/>
        </w:rPr>
        <w:t xml:space="preserve">seven </w:t>
      </w:r>
      <w:r w:rsidR="006063F8" w:rsidRPr="3839AC1A">
        <w:rPr>
          <w:rFonts w:ascii="Times New Roman" w:hAnsi="Times New Roman" w:cs="Times New Roman"/>
          <w:sz w:val="24"/>
          <w:szCs w:val="24"/>
        </w:rPr>
        <w:t xml:space="preserve">analyzed </w:t>
      </w:r>
      <w:r w:rsidR="00300E7E">
        <w:rPr>
          <w:rFonts w:ascii="Times New Roman" w:hAnsi="Times New Roman" w:cs="Times New Roman"/>
          <w:sz w:val="24"/>
          <w:szCs w:val="24"/>
        </w:rPr>
        <w:t xml:space="preserve">portraits can be found </w:t>
      </w:r>
      <w:r w:rsidR="00300E7E" w:rsidRPr="00A07CE9">
        <w:rPr>
          <w:rFonts w:ascii="Times New Roman" w:hAnsi="Times New Roman" w:cs="Times New Roman"/>
          <w:sz w:val="24"/>
          <w:szCs w:val="24"/>
        </w:rPr>
        <w:t xml:space="preserve">in </w:t>
      </w:r>
      <w:r w:rsidR="00446BDD" w:rsidRPr="00A07CE9">
        <w:rPr>
          <w:rFonts w:ascii="Times New Roman" w:hAnsi="Times New Roman" w:cs="Times New Roman"/>
          <w:sz w:val="24"/>
          <w:szCs w:val="24"/>
        </w:rPr>
        <w:fldChar w:fldCharType="begin"/>
      </w:r>
      <w:ins w:id="75" w:author="Rachel Barth [2]" w:date="2025-03-10T18:02:00Z" w16du:dateUtc="2025-03-11T01:02:00Z">
        <w:r w:rsidR="001B578E">
          <w:rPr>
            <w:rFonts w:ascii="Times New Roman" w:hAnsi="Times New Roman" w:cs="Times New Roman"/>
            <w:sz w:val="24"/>
            <w:szCs w:val="24"/>
          </w:rPr>
          <w:instrText>HYPERLINK "file:///Users/rbarth/Desktop/TO DO for APPEAR/PAPERS AND CAPTIONS final appear files-ready to prep for transmittal/Svoboda paper 8-KP/fig-8-16"</w:instrText>
        </w:r>
      </w:ins>
      <w:del w:id="76" w:author="Rachel Barth [2]" w:date="2025-03-10T18:02:00Z" w16du:dateUtc="2025-03-11T01:02:00Z">
        <w:r w:rsidR="00A62DF4" w:rsidDel="001B578E">
          <w:rPr>
            <w:rFonts w:ascii="Times New Roman" w:hAnsi="Times New Roman" w:cs="Times New Roman"/>
            <w:sz w:val="24"/>
            <w:szCs w:val="24"/>
          </w:rPr>
          <w:delInstrText>HYPERLINK "fig-8-16"</w:delInstrText>
        </w:r>
      </w:del>
      <w:ins w:id="77" w:author="Rachel Barth [2]" w:date="2025-03-10T18:02:00Z" w16du:dateUtc="2025-03-11T01:02:00Z">
        <w:r w:rsidR="001B578E" w:rsidRPr="00A07CE9">
          <w:rPr>
            <w:rFonts w:ascii="Times New Roman" w:hAnsi="Times New Roman" w:cs="Times New Roman"/>
            <w:sz w:val="24"/>
            <w:szCs w:val="24"/>
          </w:rPr>
        </w:r>
      </w:ins>
      <w:r w:rsidR="00446BDD" w:rsidRPr="00A07CE9">
        <w:rPr>
          <w:rFonts w:ascii="Times New Roman" w:hAnsi="Times New Roman" w:cs="Times New Roman"/>
          <w:sz w:val="24"/>
          <w:szCs w:val="24"/>
        </w:rPr>
        <w:fldChar w:fldCharType="separate"/>
      </w:r>
      <w:r w:rsidR="004E6D85" w:rsidRPr="002E4E18">
        <w:rPr>
          <w:rStyle w:val="Hyperlink"/>
        </w:rPr>
        <w:t>figure 8.16</w:t>
      </w:r>
      <w:r w:rsidR="00446BDD" w:rsidRPr="00A07CE9">
        <w:rPr>
          <w:rFonts w:ascii="Times New Roman" w:hAnsi="Times New Roman" w:cs="Times New Roman"/>
          <w:sz w:val="24"/>
          <w:szCs w:val="24"/>
        </w:rPr>
        <w:fldChar w:fldCharType="end"/>
      </w:r>
      <w:r w:rsidR="004E6D85" w:rsidRPr="002E4E18">
        <w:rPr>
          <w:rFonts w:ascii="Times New Roman" w:hAnsi="Times New Roman" w:cs="Times New Roman"/>
          <w:sz w:val="24"/>
          <w:szCs w:val="24"/>
        </w:rPr>
        <w:t>.</w:t>
      </w:r>
      <w:r w:rsidR="009A227E" w:rsidRPr="009A227E">
        <w:rPr>
          <w:rFonts w:ascii="Times New Roman" w:hAnsi="Times New Roman" w:cs="Times New Roman"/>
          <w:sz w:val="24"/>
          <w:szCs w:val="24"/>
        </w:rPr>
        <w:t xml:space="preserve"> </w:t>
      </w:r>
      <w:r w:rsidRPr="009A22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50B995" w14:textId="77777777" w:rsidR="005C70D9" w:rsidRDefault="005C70D9" w:rsidP="00446BDD">
      <w:pPr>
        <w:jc w:val="left"/>
        <w:rPr>
          <w:b/>
          <w:bCs/>
        </w:rPr>
      </w:pPr>
    </w:p>
    <w:p w14:paraId="5B5BCD86" w14:textId="2D38A29D" w:rsidR="00446BDD" w:rsidRPr="00AB17D1" w:rsidRDefault="00446BDD" w:rsidP="00446BDD">
      <w:pPr>
        <w:jc w:val="left"/>
        <w:rPr>
          <w:b/>
          <w:bCs/>
        </w:rPr>
      </w:pPr>
      <w:r w:rsidRPr="00AB17D1">
        <w:rPr>
          <w:b/>
          <w:bCs/>
        </w:rPr>
        <w:t>[</w:t>
      </w:r>
      <w:r w:rsidR="00A62DF4">
        <w:rPr>
          <w:b/>
          <w:bCs/>
        </w:rPr>
        <w:t>[</w:t>
      </w:r>
      <w:r w:rsidRPr="00AB17D1">
        <w:rPr>
          <w:b/>
          <w:bCs/>
        </w:rPr>
        <w:t>fig-8-1</w:t>
      </w:r>
      <w:r>
        <w:rPr>
          <w:b/>
          <w:bCs/>
        </w:rPr>
        <w:t>3-a</w:t>
      </w:r>
      <w:r w:rsidR="00A62DF4">
        <w:rPr>
          <w:b/>
          <w:bCs/>
        </w:rPr>
        <w:t>]</w:t>
      </w:r>
      <w:r w:rsidRPr="00AB17D1">
        <w:rPr>
          <w:b/>
          <w:bCs/>
        </w:rPr>
        <w:t>]</w:t>
      </w:r>
    </w:p>
    <w:p w14:paraId="1D42B3C9" w14:textId="5F670C06" w:rsidR="00446BDD" w:rsidRPr="00AB17D1" w:rsidRDefault="00446BDD" w:rsidP="00446BDD">
      <w:pPr>
        <w:jc w:val="left"/>
        <w:rPr>
          <w:b/>
          <w:bCs/>
        </w:rPr>
      </w:pPr>
      <w:r w:rsidRPr="00AB17D1">
        <w:rPr>
          <w:b/>
          <w:bCs/>
        </w:rPr>
        <w:t>[</w:t>
      </w:r>
      <w:r w:rsidR="00A62DF4">
        <w:rPr>
          <w:b/>
          <w:bCs/>
        </w:rPr>
        <w:t>[</w:t>
      </w:r>
      <w:r w:rsidRPr="00AB17D1">
        <w:rPr>
          <w:b/>
          <w:bCs/>
        </w:rPr>
        <w:t>fig-8-1</w:t>
      </w:r>
      <w:r>
        <w:rPr>
          <w:b/>
          <w:bCs/>
        </w:rPr>
        <w:t>3-b</w:t>
      </w:r>
      <w:r w:rsidR="00A62DF4">
        <w:rPr>
          <w:b/>
          <w:bCs/>
        </w:rPr>
        <w:t>]</w:t>
      </w:r>
      <w:r w:rsidRPr="00AB17D1">
        <w:rPr>
          <w:b/>
          <w:bCs/>
        </w:rPr>
        <w:t>]</w:t>
      </w:r>
    </w:p>
    <w:p w14:paraId="7D7F73E3" w14:textId="60FEB0F2" w:rsidR="00446BDD" w:rsidRPr="00AB17D1" w:rsidRDefault="00446BDD" w:rsidP="00446BDD">
      <w:pPr>
        <w:jc w:val="left"/>
        <w:rPr>
          <w:b/>
          <w:bCs/>
        </w:rPr>
      </w:pPr>
      <w:r w:rsidRPr="00AB17D1">
        <w:rPr>
          <w:b/>
          <w:bCs/>
        </w:rPr>
        <w:t>[</w:t>
      </w:r>
      <w:r w:rsidR="00A62DF4">
        <w:rPr>
          <w:b/>
          <w:bCs/>
        </w:rPr>
        <w:t>[</w:t>
      </w:r>
      <w:r w:rsidRPr="00AB17D1">
        <w:rPr>
          <w:b/>
          <w:bCs/>
        </w:rPr>
        <w:t>fig-8-1</w:t>
      </w:r>
      <w:r>
        <w:rPr>
          <w:b/>
          <w:bCs/>
        </w:rPr>
        <w:t>4-a</w:t>
      </w:r>
      <w:r w:rsidR="00A62DF4">
        <w:rPr>
          <w:b/>
          <w:bCs/>
        </w:rPr>
        <w:t>]</w:t>
      </w:r>
      <w:r w:rsidRPr="00AB17D1">
        <w:rPr>
          <w:b/>
          <w:bCs/>
        </w:rPr>
        <w:t>]</w:t>
      </w:r>
    </w:p>
    <w:p w14:paraId="2504C08D" w14:textId="2CCD3115" w:rsidR="00446BDD" w:rsidRPr="00AB17D1" w:rsidRDefault="00446BDD" w:rsidP="00446BDD">
      <w:pPr>
        <w:jc w:val="left"/>
        <w:rPr>
          <w:b/>
          <w:bCs/>
        </w:rPr>
      </w:pPr>
      <w:r w:rsidRPr="00AB17D1">
        <w:rPr>
          <w:b/>
          <w:bCs/>
        </w:rPr>
        <w:lastRenderedPageBreak/>
        <w:t>[</w:t>
      </w:r>
      <w:r w:rsidR="00A62DF4">
        <w:rPr>
          <w:b/>
          <w:bCs/>
        </w:rPr>
        <w:t>[</w:t>
      </w:r>
      <w:r w:rsidRPr="00AB17D1">
        <w:rPr>
          <w:b/>
          <w:bCs/>
        </w:rPr>
        <w:t>fig-8-1</w:t>
      </w:r>
      <w:r>
        <w:rPr>
          <w:b/>
          <w:bCs/>
        </w:rPr>
        <w:t>4-b</w:t>
      </w:r>
      <w:r w:rsidR="00A62DF4">
        <w:rPr>
          <w:b/>
          <w:bCs/>
        </w:rPr>
        <w:t>]</w:t>
      </w:r>
      <w:r w:rsidRPr="00AB17D1">
        <w:rPr>
          <w:b/>
          <w:bCs/>
        </w:rPr>
        <w:t>]</w:t>
      </w:r>
    </w:p>
    <w:p w14:paraId="2D2EEA5A" w14:textId="14BA3751" w:rsidR="00446BDD" w:rsidRDefault="00446BDD" w:rsidP="00446BDD">
      <w:pPr>
        <w:jc w:val="left"/>
        <w:rPr>
          <w:b/>
          <w:bCs/>
        </w:rPr>
      </w:pPr>
      <w:r w:rsidRPr="00AB17D1">
        <w:rPr>
          <w:b/>
          <w:bCs/>
        </w:rPr>
        <w:t>[</w:t>
      </w:r>
      <w:r w:rsidR="00A62DF4">
        <w:rPr>
          <w:b/>
          <w:bCs/>
        </w:rPr>
        <w:t>[</w:t>
      </w:r>
      <w:r w:rsidRPr="00AB17D1">
        <w:rPr>
          <w:b/>
          <w:bCs/>
        </w:rPr>
        <w:t>fig-8-1</w:t>
      </w:r>
      <w:r>
        <w:rPr>
          <w:b/>
          <w:bCs/>
        </w:rPr>
        <w:t>5-a</w:t>
      </w:r>
      <w:r w:rsidR="00A62DF4">
        <w:rPr>
          <w:b/>
          <w:bCs/>
        </w:rPr>
        <w:t>]</w:t>
      </w:r>
      <w:r w:rsidRPr="00AB17D1">
        <w:rPr>
          <w:b/>
          <w:bCs/>
        </w:rPr>
        <w:t>]</w:t>
      </w:r>
    </w:p>
    <w:p w14:paraId="58B9790F" w14:textId="4E299262" w:rsidR="00446BDD" w:rsidRDefault="00446BDD" w:rsidP="00446BDD">
      <w:pPr>
        <w:jc w:val="left"/>
        <w:rPr>
          <w:b/>
          <w:bCs/>
        </w:rPr>
      </w:pPr>
      <w:r w:rsidRPr="00AB17D1">
        <w:rPr>
          <w:b/>
          <w:bCs/>
        </w:rPr>
        <w:t>[</w:t>
      </w:r>
      <w:r w:rsidR="00A62DF4">
        <w:rPr>
          <w:b/>
          <w:bCs/>
        </w:rPr>
        <w:t>[</w:t>
      </w:r>
      <w:r w:rsidRPr="00AB17D1">
        <w:rPr>
          <w:b/>
          <w:bCs/>
        </w:rPr>
        <w:t>fig-8-1</w:t>
      </w:r>
      <w:r>
        <w:rPr>
          <w:b/>
          <w:bCs/>
        </w:rPr>
        <w:t>5-b</w:t>
      </w:r>
      <w:r w:rsidR="00A62DF4">
        <w:rPr>
          <w:b/>
          <w:bCs/>
        </w:rPr>
        <w:t>]</w:t>
      </w:r>
      <w:r w:rsidRPr="00AB17D1">
        <w:rPr>
          <w:b/>
          <w:bCs/>
        </w:rPr>
        <w:t>]</w:t>
      </w:r>
    </w:p>
    <w:p w14:paraId="6C90E147" w14:textId="005A0F11" w:rsidR="00446BDD" w:rsidRPr="00AB17D1" w:rsidRDefault="00446BDD" w:rsidP="00446BDD">
      <w:pPr>
        <w:jc w:val="left"/>
        <w:rPr>
          <w:b/>
          <w:bCs/>
        </w:rPr>
      </w:pPr>
      <w:r w:rsidRPr="00AB17D1">
        <w:rPr>
          <w:b/>
          <w:bCs/>
        </w:rPr>
        <w:t>[</w:t>
      </w:r>
      <w:r w:rsidR="00A62DF4">
        <w:rPr>
          <w:b/>
          <w:bCs/>
        </w:rPr>
        <w:t>[</w:t>
      </w:r>
      <w:r w:rsidRPr="00AB17D1">
        <w:rPr>
          <w:b/>
          <w:bCs/>
        </w:rPr>
        <w:t>fig-8-1</w:t>
      </w:r>
      <w:r>
        <w:rPr>
          <w:b/>
          <w:bCs/>
        </w:rPr>
        <w:t>6</w:t>
      </w:r>
      <w:r w:rsidR="00A62DF4">
        <w:rPr>
          <w:b/>
          <w:bCs/>
        </w:rPr>
        <w:t>]</w:t>
      </w:r>
      <w:r w:rsidRPr="00AB17D1">
        <w:rPr>
          <w:b/>
          <w:bCs/>
        </w:rPr>
        <w:t>]</w:t>
      </w:r>
    </w:p>
    <w:p w14:paraId="50F0B637" w14:textId="77777777" w:rsidR="00446BDD" w:rsidRPr="00446BDD" w:rsidRDefault="00446BDD" w:rsidP="002E4E18"/>
    <w:p w14:paraId="4848B489" w14:textId="1A73EF36" w:rsidR="004F3041" w:rsidRDefault="004F3041" w:rsidP="002E4E18">
      <w:pPr>
        <w:pStyle w:val="Heading2"/>
      </w:pPr>
      <w:r w:rsidRPr="000E7F4C">
        <w:t>Hypothesis</w:t>
      </w:r>
    </w:p>
    <w:p w14:paraId="3A3219B8" w14:textId="1D718AB5" w:rsidR="005A5A0F" w:rsidRPr="00941A05" w:rsidRDefault="008B4069" w:rsidP="00446BDD">
      <w:pPr>
        <w:jc w:val="left"/>
        <w:rPr>
          <w:rFonts w:eastAsia="Times New Roman"/>
        </w:rPr>
      </w:pPr>
      <w:r w:rsidRPr="00941A05">
        <w:t>To</w:t>
      </w:r>
      <w:r w:rsidR="055174A0" w:rsidRPr="00941A05">
        <w:t xml:space="preserve"> </w:t>
      </w:r>
      <w:r w:rsidR="004A48B8">
        <w:t>address</w:t>
      </w:r>
      <w:r w:rsidR="055174A0" w:rsidRPr="00941A05">
        <w:t xml:space="preserve"> why the </w:t>
      </w:r>
      <w:r w:rsidR="00376C19" w:rsidRPr="00941A05">
        <w:t>observed</w:t>
      </w:r>
      <w:r w:rsidR="055174A0" w:rsidRPr="00941A05">
        <w:t xml:space="preserve"> coating does not extend to the edges of the</w:t>
      </w:r>
      <w:r w:rsidR="0009562D" w:rsidRPr="00941A05">
        <w:t xml:space="preserve"> mummy portrait</w:t>
      </w:r>
      <w:r w:rsidR="055174A0" w:rsidRPr="00941A05">
        <w:t xml:space="preserve"> panel</w:t>
      </w:r>
      <w:r w:rsidR="0009562D" w:rsidRPr="00941A05">
        <w:t>s</w:t>
      </w:r>
      <w:r w:rsidR="055174A0" w:rsidRPr="00941A05">
        <w:t xml:space="preserve">, </w:t>
      </w:r>
      <w:r w:rsidR="00FC5947">
        <w:t xml:space="preserve">we initially </w:t>
      </w:r>
      <w:r w:rsidR="003C7966">
        <w:t>hypothesized</w:t>
      </w:r>
      <w:r w:rsidR="003419DF" w:rsidRPr="00941A05">
        <w:t xml:space="preserve"> </w:t>
      </w:r>
      <w:r w:rsidR="00824CD9" w:rsidRPr="00941A05">
        <w:t xml:space="preserve">that it </w:t>
      </w:r>
      <w:r w:rsidR="003419DF" w:rsidRPr="00941A05">
        <w:t xml:space="preserve">was applied </w:t>
      </w:r>
      <w:r w:rsidR="006063F8" w:rsidRPr="00941A05">
        <w:t xml:space="preserve">after </w:t>
      </w:r>
      <w:r w:rsidR="006063F8">
        <w:t>their discovery</w:t>
      </w:r>
      <w:r w:rsidR="006063F8" w:rsidRPr="00941A05">
        <w:t xml:space="preserve"> </w:t>
      </w:r>
      <w:r w:rsidR="003419DF" w:rsidRPr="00941A05">
        <w:t xml:space="preserve">in the late </w:t>
      </w:r>
      <w:r w:rsidR="006063F8">
        <w:t>nineteenth</w:t>
      </w:r>
      <w:r w:rsidR="006063F8" w:rsidRPr="00941A05">
        <w:t xml:space="preserve"> </w:t>
      </w:r>
      <w:r w:rsidR="003419DF" w:rsidRPr="00941A05">
        <w:t xml:space="preserve">century to protect the </w:t>
      </w:r>
      <w:r w:rsidR="00606F39">
        <w:t xml:space="preserve">nearly </w:t>
      </w:r>
      <w:r w:rsidR="006063F8">
        <w:t>two-thousand</w:t>
      </w:r>
      <w:r w:rsidR="003419DF" w:rsidRPr="00941A05">
        <w:t xml:space="preserve">-year-old painted surface. </w:t>
      </w:r>
      <w:r w:rsidR="00516FE1" w:rsidRPr="00941A05">
        <w:t xml:space="preserve">This </w:t>
      </w:r>
      <w:r w:rsidR="0008122E" w:rsidRPr="00941A05">
        <w:t>implies</w:t>
      </w:r>
      <w:r w:rsidR="00516FE1" w:rsidRPr="00941A05">
        <w:t xml:space="preserve"> that the coating may have been </w:t>
      </w:r>
      <w:r w:rsidR="00824CD9" w:rsidRPr="00941A05">
        <w:t xml:space="preserve">added </w:t>
      </w:r>
      <w:r w:rsidR="00B97F39" w:rsidRPr="00941A05">
        <w:rPr>
          <w:rFonts w:eastAsia="Times New Roman"/>
        </w:rPr>
        <w:t>before the panel was removed</w:t>
      </w:r>
      <w:r w:rsidR="00824CD9" w:rsidRPr="00941A05">
        <w:rPr>
          <w:rFonts w:eastAsia="Times New Roman"/>
        </w:rPr>
        <w:t xml:space="preserve"> from its mummified remains</w:t>
      </w:r>
      <w:r w:rsidR="0008122E" w:rsidRPr="00941A05">
        <w:rPr>
          <w:rFonts w:eastAsia="Times New Roman"/>
        </w:rPr>
        <w:t>, possibly</w:t>
      </w:r>
      <w:r w:rsidR="00B97F39" w:rsidRPr="00941A05">
        <w:rPr>
          <w:rFonts w:eastAsia="Times New Roman"/>
        </w:rPr>
        <w:t xml:space="preserve"> </w:t>
      </w:r>
      <w:r w:rsidR="00764F85" w:rsidRPr="00941A05">
        <w:rPr>
          <w:rFonts w:eastAsia="Times New Roman"/>
        </w:rPr>
        <w:t>to</w:t>
      </w:r>
      <w:r w:rsidR="00B97F39" w:rsidRPr="00941A05">
        <w:rPr>
          <w:rFonts w:eastAsia="Times New Roman"/>
        </w:rPr>
        <w:t xml:space="preserve"> saturate</w:t>
      </w:r>
      <w:r w:rsidR="00C567D5" w:rsidRPr="00941A05">
        <w:rPr>
          <w:rFonts w:eastAsia="Times New Roman"/>
        </w:rPr>
        <w:t xml:space="preserve"> or</w:t>
      </w:r>
      <w:r w:rsidR="00824CD9" w:rsidRPr="00941A05">
        <w:rPr>
          <w:rFonts w:eastAsia="Times New Roman"/>
        </w:rPr>
        <w:t xml:space="preserve"> </w:t>
      </w:r>
      <w:r w:rsidR="00B97F39" w:rsidRPr="00941A05">
        <w:rPr>
          <w:rFonts w:eastAsia="Times New Roman"/>
        </w:rPr>
        <w:t>consolidate the surface</w:t>
      </w:r>
      <w:r w:rsidR="00516FE1" w:rsidRPr="00941A05">
        <w:rPr>
          <w:rFonts w:eastAsia="Times New Roman"/>
        </w:rPr>
        <w:t xml:space="preserve">. </w:t>
      </w:r>
      <w:r w:rsidR="00821F94" w:rsidRPr="00941A05">
        <w:t>It is probable that</w:t>
      </w:r>
      <w:r w:rsidR="006063F8">
        <w:t>,</w:t>
      </w:r>
      <w:r w:rsidR="00821F94" w:rsidRPr="00941A05">
        <w:t xml:space="preserve"> when recently excavated portrait mummies reached the hands of collectors and art dealers</w:t>
      </w:r>
      <w:r w:rsidR="00C567D5" w:rsidRPr="00941A05">
        <w:t xml:space="preserve"> </w:t>
      </w:r>
      <w:r w:rsidR="006063F8">
        <w:t>with a</w:t>
      </w:r>
      <w:r w:rsidR="00821F94" w:rsidRPr="00941A05">
        <w:t xml:space="preserve"> desire to improve (revive or treat) the</w:t>
      </w:r>
      <w:r w:rsidR="004A48B8">
        <w:t>ir</w:t>
      </w:r>
      <w:r w:rsidR="00821F94" w:rsidRPr="00941A05">
        <w:t xml:space="preserve"> </w:t>
      </w:r>
      <w:r w:rsidRPr="00941A05">
        <w:t>appearance</w:t>
      </w:r>
      <w:r w:rsidR="00BC020E" w:rsidRPr="00941A05">
        <w:t xml:space="preserve">, </w:t>
      </w:r>
      <w:r w:rsidR="009474BC" w:rsidRPr="00941A05">
        <w:t>a</w:t>
      </w:r>
      <w:r w:rsidR="00821F94" w:rsidRPr="00941A05">
        <w:t xml:space="preserve"> coating</w:t>
      </w:r>
      <w:r w:rsidR="00BC020E" w:rsidRPr="00941A05">
        <w:t xml:space="preserve"> may have been applied</w:t>
      </w:r>
      <w:r w:rsidR="00821F94" w:rsidRPr="00941A05">
        <w:rPr>
          <w:i/>
          <w:iCs/>
        </w:rPr>
        <w:t xml:space="preserve">. </w:t>
      </w:r>
      <w:r w:rsidR="00C567D5" w:rsidRPr="00941A05">
        <w:rPr>
          <w:rFonts w:eastAsia="Times New Roman"/>
        </w:rPr>
        <w:t>T</w:t>
      </w:r>
      <w:r w:rsidR="00821F94" w:rsidRPr="00941A05">
        <w:rPr>
          <w:rFonts w:eastAsia="Times New Roman"/>
        </w:rPr>
        <w:t xml:space="preserve">he use of egg white (glair) as a “varnish” on paintings </w:t>
      </w:r>
      <w:r w:rsidR="00516FE1" w:rsidRPr="00941A05">
        <w:rPr>
          <w:rFonts w:eastAsia="Times New Roman"/>
        </w:rPr>
        <w:t xml:space="preserve">was </w:t>
      </w:r>
      <w:r w:rsidR="0008122E" w:rsidRPr="00941A05">
        <w:rPr>
          <w:rFonts w:eastAsia="Times New Roman"/>
        </w:rPr>
        <w:t>a</w:t>
      </w:r>
      <w:r w:rsidR="00516FE1" w:rsidRPr="00941A05">
        <w:rPr>
          <w:rFonts w:eastAsia="Times New Roman"/>
        </w:rPr>
        <w:t xml:space="preserve"> </w:t>
      </w:r>
      <w:r w:rsidR="00B97F39" w:rsidRPr="00941A05">
        <w:rPr>
          <w:rFonts w:eastAsia="Times New Roman"/>
        </w:rPr>
        <w:t xml:space="preserve">common </w:t>
      </w:r>
      <w:r w:rsidR="00821F94" w:rsidRPr="00941A05">
        <w:rPr>
          <w:rFonts w:eastAsia="Times New Roman"/>
        </w:rPr>
        <w:t>practice</w:t>
      </w:r>
      <w:r w:rsidR="00B97F39" w:rsidRPr="00941A05">
        <w:rPr>
          <w:rFonts w:eastAsia="Times New Roman"/>
        </w:rPr>
        <w:t xml:space="preserve"> in the </w:t>
      </w:r>
      <w:r w:rsidR="006063F8">
        <w:rPr>
          <w:rFonts w:eastAsia="Times New Roman"/>
        </w:rPr>
        <w:t>nineteenth</w:t>
      </w:r>
      <w:r w:rsidR="006063F8" w:rsidRPr="00941A05">
        <w:rPr>
          <w:rFonts w:eastAsia="Times New Roman"/>
        </w:rPr>
        <w:t xml:space="preserve"> </w:t>
      </w:r>
      <w:r w:rsidR="00B97F39" w:rsidRPr="00941A05">
        <w:rPr>
          <w:rFonts w:eastAsia="Times New Roman"/>
        </w:rPr>
        <w:t>century.</w:t>
      </w:r>
      <w:r w:rsidR="00962EAE" w:rsidRPr="002E4E18">
        <w:rPr>
          <w:rFonts w:eastAsia="Times New Roman"/>
          <w:vertAlign w:val="superscript"/>
        </w:rPr>
        <w:t>30</w:t>
      </w:r>
      <w:r w:rsidR="00962EAE">
        <w:rPr>
          <w:rFonts w:eastAsia="Times New Roman"/>
          <w:vertAlign w:val="superscript"/>
        </w:rPr>
        <w:t xml:space="preserve"> </w:t>
      </w:r>
      <w:r w:rsidR="00516FE1" w:rsidRPr="00941A05">
        <w:rPr>
          <w:rFonts w:eastAsia="Times New Roman"/>
        </w:rPr>
        <w:t>T</w:t>
      </w:r>
      <w:r w:rsidR="00B97F39" w:rsidRPr="00941A05">
        <w:rPr>
          <w:rFonts w:eastAsia="Times New Roman"/>
        </w:rPr>
        <w:t xml:space="preserve">his </w:t>
      </w:r>
      <w:r w:rsidR="00E30BFB" w:rsidRPr="00941A05">
        <w:rPr>
          <w:rFonts w:eastAsia="Times New Roman"/>
        </w:rPr>
        <w:t xml:space="preserve">theory </w:t>
      </w:r>
      <w:r w:rsidR="00516FE1" w:rsidRPr="00941A05">
        <w:rPr>
          <w:rFonts w:eastAsia="Times New Roman"/>
        </w:rPr>
        <w:t xml:space="preserve">conveniently </w:t>
      </w:r>
      <w:r w:rsidR="00BB5926" w:rsidRPr="00941A05">
        <w:rPr>
          <w:rFonts w:eastAsia="Times New Roman"/>
        </w:rPr>
        <w:t>explains</w:t>
      </w:r>
      <w:r w:rsidR="0008122E" w:rsidRPr="00941A05">
        <w:rPr>
          <w:rFonts w:eastAsia="Times New Roman"/>
        </w:rPr>
        <w:t xml:space="preserve"> the</w:t>
      </w:r>
      <w:r w:rsidR="00B97F39" w:rsidRPr="00941A05">
        <w:rPr>
          <w:rFonts w:eastAsia="Times New Roman"/>
        </w:rPr>
        <w:t xml:space="preserve"> </w:t>
      </w:r>
      <w:r w:rsidR="00516FE1" w:rsidRPr="00941A05">
        <w:rPr>
          <w:rFonts w:eastAsia="Times New Roman"/>
        </w:rPr>
        <w:t>egg</w:t>
      </w:r>
      <w:r w:rsidR="00B97F39" w:rsidRPr="00941A05">
        <w:rPr>
          <w:rFonts w:eastAsia="Times New Roman"/>
        </w:rPr>
        <w:t xml:space="preserve"> identified on the funerary panel of a bearded man, which </w:t>
      </w:r>
      <w:r w:rsidR="0008122E" w:rsidRPr="00941A05">
        <w:rPr>
          <w:rFonts w:eastAsia="Times New Roman"/>
        </w:rPr>
        <w:t>had</w:t>
      </w:r>
      <w:r w:rsidR="00B97F39" w:rsidRPr="00941A05">
        <w:rPr>
          <w:rFonts w:eastAsia="Times New Roman"/>
        </w:rPr>
        <w:t xml:space="preserve"> not </w:t>
      </w:r>
      <w:r w:rsidR="0008122E" w:rsidRPr="00941A05">
        <w:rPr>
          <w:rFonts w:eastAsia="Times New Roman"/>
        </w:rPr>
        <w:t xml:space="preserve">been </w:t>
      </w:r>
      <w:r w:rsidR="00B97F39" w:rsidRPr="00941A05">
        <w:rPr>
          <w:rFonts w:eastAsia="Times New Roman"/>
        </w:rPr>
        <w:t xml:space="preserve">attached to a mummy. </w:t>
      </w:r>
      <w:r w:rsidR="0008122E" w:rsidRPr="00941A05">
        <w:rPr>
          <w:rFonts w:eastAsia="Times New Roman"/>
        </w:rPr>
        <w:t>Another</w:t>
      </w:r>
      <w:r w:rsidR="00516FE1" w:rsidRPr="00941A05">
        <w:rPr>
          <w:rFonts w:eastAsia="Times New Roman"/>
        </w:rPr>
        <w:t xml:space="preserve"> </w:t>
      </w:r>
      <w:r w:rsidR="00C567D5" w:rsidRPr="00941A05">
        <w:rPr>
          <w:rFonts w:eastAsia="Times New Roman"/>
        </w:rPr>
        <w:t>hypothesis</w:t>
      </w:r>
      <w:r w:rsidR="00516FE1" w:rsidRPr="00941A05">
        <w:rPr>
          <w:rFonts w:eastAsia="Times New Roman"/>
        </w:rPr>
        <w:t xml:space="preserve"> w</w:t>
      </w:r>
      <w:r w:rsidR="00B97F39" w:rsidRPr="00941A05">
        <w:rPr>
          <w:rFonts w:eastAsia="Times New Roman"/>
        </w:rPr>
        <w:t xml:space="preserve">as </w:t>
      </w:r>
      <w:r w:rsidR="00516FE1" w:rsidRPr="00941A05">
        <w:rPr>
          <w:rFonts w:eastAsia="Times New Roman"/>
        </w:rPr>
        <w:t xml:space="preserve">that </w:t>
      </w:r>
      <w:r w:rsidR="00B97F39" w:rsidRPr="00941A05">
        <w:rPr>
          <w:rFonts w:eastAsia="Times New Roman"/>
        </w:rPr>
        <w:t xml:space="preserve">this coating </w:t>
      </w:r>
      <w:r w:rsidR="00516FE1" w:rsidRPr="00941A05">
        <w:rPr>
          <w:rFonts w:eastAsia="Times New Roman"/>
        </w:rPr>
        <w:t xml:space="preserve">had been </w:t>
      </w:r>
      <w:r w:rsidR="00B97F39" w:rsidRPr="00941A05">
        <w:rPr>
          <w:rFonts w:eastAsia="Times New Roman"/>
        </w:rPr>
        <w:t>applied in antiquity</w:t>
      </w:r>
      <w:r w:rsidR="00516FE1" w:rsidRPr="00941A05">
        <w:rPr>
          <w:rFonts w:eastAsia="Times New Roman"/>
        </w:rPr>
        <w:t>,</w:t>
      </w:r>
      <w:r w:rsidR="00B97F39" w:rsidRPr="00941A05">
        <w:rPr>
          <w:rFonts w:eastAsia="Times New Roman"/>
        </w:rPr>
        <w:t xml:space="preserve"> after the panels were inserted into the mummy wrappings</w:t>
      </w:r>
      <w:r w:rsidR="00081046" w:rsidRPr="00941A05">
        <w:rPr>
          <w:rFonts w:eastAsia="Times New Roman"/>
        </w:rPr>
        <w:t xml:space="preserve">. </w:t>
      </w:r>
      <w:r w:rsidR="00E30BFB" w:rsidRPr="00941A05">
        <w:rPr>
          <w:rFonts w:eastAsia="Times New Roman"/>
        </w:rPr>
        <w:t xml:space="preserve">While </w:t>
      </w:r>
      <w:r w:rsidR="00C567D5" w:rsidRPr="00941A05">
        <w:rPr>
          <w:rFonts w:eastAsia="Times New Roman"/>
        </w:rPr>
        <w:t>applying libations as part of the funerary ritual was</w:t>
      </w:r>
      <w:r w:rsidR="00E30BFB" w:rsidRPr="00941A05">
        <w:rPr>
          <w:rFonts w:eastAsia="Times New Roman"/>
        </w:rPr>
        <w:t xml:space="preserve"> a </w:t>
      </w:r>
      <w:r w:rsidR="00DB3871" w:rsidRPr="00941A05">
        <w:rPr>
          <w:rFonts w:eastAsia="Times New Roman"/>
        </w:rPr>
        <w:t xml:space="preserve">well-known </w:t>
      </w:r>
      <w:r w:rsidR="00E30BFB" w:rsidRPr="00941A05">
        <w:rPr>
          <w:rFonts w:eastAsia="Times New Roman"/>
        </w:rPr>
        <w:t>Pharaonic practice</w:t>
      </w:r>
      <w:r w:rsidR="00DB3871" w:rsidRPr="00941A05">
        <w:rPr>
          <w:rFonts w:eastAsia="Times New Roman"/>
        </w:rPr>
        <w:t>,</w:t>
      </w:r>
      <w:r w:rsidR="00E30BFB" w:rsidRPr="00941A05">
        <w:rPr>
          <w:rFonts w:eastAsia="Times New Roman"/>
        </w:rPr>
        <w:t xml:space="preserve"> </w:t>
      </w:r>
      <w:r w:rsidR="004D5E34" w:rsidRPr="00941A05">
        <w:rPr>
          <w:rFonts w:eastAsia="Times New Roman"/>
        </w:rPr>
        <w:t xml:space="preserve">the application of </w:t>
      </w:r>
      <w:r w:rsidR="00E30BFB" w:rsidRPr="00941A05">
        <w:rPr>
          <w:rFonts w:eastAsia="Times New Roman"/>
        </w:rPr>
        <w:t xml:space="preserve">ritual </w:t>
      </w:r>
      <w:r w:rsidR="004D5E34" w:rsidRPr="00941A05">
        <w:rPr>
          <w:rFonts w:eastAsia="Times New Roman"/>
        </w:rPr>
        <w:t xml:space="preserve">coatings </w:t>
      </w:r>
      <w:r w:rsidR="00BC020E" w:rsidRPr="00941A05">
        <w:rPr>
          <w:rFonts w:eastAsia="Times New Roman"/>
        </w:rPr>
        <w:t>is not known</w:t>
      </w:r>
      <w:r w:rsidR="00B151EA">
        <w:rPr>
          <w:rFonts w:eastAsia="Times New Roman"/>
        </w:rPr>
        <w:t xml:space="preserve"> </w:t>
      </w:r>
      <w:r w:rsidR="002F6C38" w:rsidRPr="00941A05">
        <w:rPr>
          <w:rFonts w:eastAsia="Times New Roman"/>
        </w:rPr>
        <w:t xml:space="preserve">on </w:t>
      </w:r>
      <w:r w:rsidR="006F24A4" w:rsidRPr="00941A05">
        <w:rPr>
          <w:rFonts w:eastAsia="Times New Roman"/>
        </w:rPr>
        <w:t>Roman</w:t>
      </w:r>
      <w:r w:rsidR="001529F3">
        <w:rPr>
          <w:rFonts w:eastAsia="Times New Roman"/>
        </w:rPr>
        <w:t xml:space="preserve"> </w:t>
      </w:r>
      <w:r w:rsidR="006F24A4" w:rsidRPr="00941A05">
        <w:rPr>
          <w:rFonts w:eastAsia="Times New Roman"/>
        </w:rPr>
        <w:t xml:space="preserve">Egyptian </w:t>
      </w:r>
      <w:r w:rsidR="00E30BFB" w:rsidRPr="00941A05">
        <w:rPr>
          <w:rFonts w:eastAsia="Times New Roman"/>
        </w:rPr>
        <w:t>portrait mummies.</w:t>
      </w:r>
      <w:r w:rsidR="00962EAE" w:rsidRPr="002E4E18">
        <w:rPr>
          <w:rFonts w:eastAsia="Times New Roman"/>
          <w:vertAlign w:val="superscript"/>
        </w:rPr>
        <w:t>31</w:t>
      </w:r>
    </w:p>
    <w:p w14:paraId="7E5DE627" w14:textId="77777777" w:rsidR="004B1AB3" w:rsidRPr="00941A05" w:rsidRDefault="004B1AB3" w:rsidP="00AF76C2">
      <w:pPr>
        <w:pStyle w:val="PlainText"/>
        <w:spacing w:line="48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30565C8" w14:textId="4DDA5112" w:rsidR="00456A88" w:rsidRPr="000E7F4C" w:rsidRDefault="00165AF6" w:rsidP="006F4C29">
      <w:pPr>
        <w:pStyle w:val="Heading2"/>
      </w:pPr>
      <w:r w:rsidRPr="000E7F4C">
        <w:t>Radiocarbo</w:t>
      </w:r>
      <w:r w:rsidR="003264B2" w:rsidRPr="000E7F4C">
        <w:t>n</w:t>
      </w:r>
      <w:r w:rsidRPr="000E7F4C">
        <w:t xml:space="preserve"> </w:t>
      </w:r>
      <w:r w:rsidR="006063F8" w:rsidRPr="000E7F4C">
        <w:t xml:space="preserve">Dating </w:t>
      </w:r>
    </w:p>
    <w:p w14:paraId="186EEE20" w14:textId="6ADD4ACB" w:rsidR="00165AF6" w:rsidRDefault="006063F8" w:rsidP="006F4C29">
      <w:pPr>
        <w:jc w:val="left"/>
        <w:rPr>
          <w:rFonts w:eastAsia="Times New Roman"/>
        </w:rPr>
      </w:pPr>
      <w:r>
        <w:lastRenderedPageBreak/>
        <w:t xml:space="preserve">Radiocarbon </w:t>
      </w:r>
      <w:r w:rsidR="00081046" w:rsidRPr="00997AFC">
        <w:t xml:space="preserve">dating </w:t>
      </w:r>
      <w:r w:rsidR="00CF619D" w:rsidRPr="00997AFC">
        <w:t>(</w:t>
      </w:r>
      <w:r w:rsidR="00997AFC" w:rsidRPr="00997AFC">
        <w:rPr>
          <w:vertAlign w:val="superscript"/>
        </w:rPr>
        <w:t>14</w:t>
      </w:r>
      <w:r w:rsidR="00997AFC" w:rsidRPr="00997AFC">
        <w:t>C</w:t>
      </w:r>
      <w:r w:rsidR="00CF619D" w:rsidRPr="00997AFC">
        <w:t>) w</w:t>
      </w:r>
      <w:r w:rsidR="00081046" w:rsidRPr="00997AFC">
        <w:t>as</w:t>
      </w:r>
      <w:r w:rsidR="00081046" w:rsidRPr="00941A05">
        <w:t xml:space="preserve"> </w:t>
      </w:r>
      <w:r>
        <w:t>used to determine when the coatings were applied</w:t>
      </w:r>
      <w:r w:rsidR="00081046" w:rsidRPr="00941A05">
        <w:t xml:space="preserve">. </w:t>
      </w:r>
      <w:r>
        <w:t>A</w:t>
      </w:r>
      <w:r w:rsidR="00456A88" w:rsidRPr="00941A05">
        <w:t xml:space="preserve">ncient organic materials </w:t>
      </w:r>
      <w:r>
        <w:t xml:space="preserve">dating </w:t>
      </w:r>
      <w:r w:rsidR="00456A88" w:rsidRPr="00941A05">
        <w:t xml:space="preserve">is possible by </w:t>
      </w:r>
      <w:r w:rsidR="00B24C5A">
        <w:t xml:space="preserve">measuring </w:t>
      </w:r>
      <w:r w:rsidR="00AF0CFD" w:rsidRPr="00941A05">
        <w:t>c</w:t>
      </w:r>
      <w:r w:rsidR="00456A88" w:rsidRPr="00941A05">
        <w:t>arbon</w:t>
      </w:r>
      <w:r>
        <w:t>-</w:t>
      </w:r>
      <w:r w:rsidR="00456A88" w:rsidRPr="00941A05">
        <w:t>14</w:t>
      </w:r>
      <w:r w:rsidR="00B24C5A">
        <w:t xml:space="preserve"> </w:t>
      </w:r>
      <w:r w:rsidR="00CF619D">
        <w:t>isotopes</w:t>
      </w:r>
      <w:r w:rsidR="00B24C5A">
        <w:t xml:space="preserve"> </w:t>
      </w:r>
      <w:r w:rsidR="00BB7243">
        <w:t xml:space="preserve">that </w:t>
      </w:r>
      <w:r w:rsidR="00B24C5A">
        <w:t xml:space="preserve">are absorbed, </w:t>
      </w:r>
      <w:r w:rsidR="00CF2EFD">
        <w:t>via</w:t>
      </w:r>
      <w:r w:rsidR="00B24C5A">
        <w:t xml:space="preserve"> photosynthesis or consumption, </w:t>
      </w:r>
      <w:r w:rsidR="00CF619D">
        <w:t xml:space="preserve">by </w:t>
      </w:r>
      <w:r w:rsidR="00B24C5A">
        <w:t xml:space="preserve">living organisms. </w:t>
      </w:r>
      <w:r w:rsidR="00F14A33">
        <w:t xml:space="preserve">Based on this, it is possible to determine </w:t>
      </w:r>
      <w:r w:rsidR="00CF619D">
        <w:t xml:space="preserve">an approximate date </w:t>
      </w:r>
      <w:r w:rsidR="00F14A33">
        <w:t xml:space="preserve">when an organism </w:t>
      </w:r>
      <w:r w:rsidR="00BB7243">
        <w:t xml:space="preserve">had </w:t>
      </w:r>
      <w:r w:rsidR="00F14A33">
        <w:t>died</w:t>
      </w:r>
      <w:r w:rsidR="00CF619D">
        <w:t xml:space="preserve"> through the measurement </w:t>
      </w:r>
      <w:r w:rsidR="00CF619D" w:rsidRPr="00997AFC">
        <w:t xml:space="preserve">of </w:t>
      </w:r>
      <w:r w:rsidR="00997AFC" w:rsidRPr="00997AFC">
        <w:rPr>
          <w:vertAlign w:val="superscript"/>
        </w:rPr>
        <w:t>14</w:t>
      </w:r>
      <w:r w:rsidR="00997AFC" w:rsidRPr="00997AFC">
        <w:t>C</w:t>
      </w:r>
      <w:r w:rsidR="00CF619D" w:rsidRPr="00997AFC">
        <w:t xml:space="preserve"> decomposition</w:t>
      </w:r>
      <w:r w:rsidR="00456A88" w:rsidRPr="00941A05">
        <w:rPr>
          <w:rStyle w:val="hgkelc"/>
        </w:rPr>
        <w:t xml:space="preserve">. </w:t>
      </w:r>
      <w:r w:rsidR="00AF0CFD" w:rsidRPr="00941A05">
        <w:rPr>
          <w:rStyle w:val="hgkelc"/>
        </w:rPr>
        <w:t>In 2020</w:t>
      </w:r>
      <w:r w:rsidRPr="3CD840E5">
        <w:rPr>
          <w:rStyle w:val="hgkelc"/>
        </w:rPr>
        <w:t>,</w:t>
      </w:r>
      <w:r w:rsidR="00AF0CFD" w:rsidRPr="00941A05">
        <w:rPr>
          <w:rStyle w:val="hgkelc"/>
        </w:rPr>
        <w:t xml:space="preserve"> t</w:t>
      </w:r>
      <w:r w:rsidR="00764F85" w:rsidRPr="00941A05">
        <w:rPr>
          <w:rFonts w:eastAsia="Times New Roman"/>
        </w:rPr>
        <w:t xml:space="preserve">he </w:t>
      </w:r>
      <w:r w:rsidR="00165AF6" w:rsidRPr="00941A05">
        <w:rPr>
          <w:rFonts w:eastAsia="Times New Roman"/>
        </w:rPr>
        <w:t>W.M</w:t>
      </w:r>
      <w:r w:rsidRPr="3CD840E5">
        <w:rPr>
          <w:rFonts w:eastAsia="Times New Roman"/>
        </w:rPr>
        <w:t>.</w:t>
      </w:r>
      <w:r w:rsidR="00165AF6" w:rsidRPr="00941A05">
        <w:rPr>
          <w:rFonts w:eastAsia="Times New Roman"/>
        </w:rPr>
        <w:t xml:space="preserve"> Keck Carbon Cycle </w:t>
      </w:r>
      <w:r w:rsidRPr="3CD840E5">
        <w:rPr>
          <w:rFonts w:eastAsia="Times New Roman"/>
        </w:rPr>
        <w:t xml:space="preserve">Accelerator Mass Spectrometer </w:t>
      </w:r>
      <w:r w:rsidR="00165AF6" w:rsidRPr="00941A05">
        <w:rPr>
          <w:rFonts w:eastAsia="Times New Roman"/>
        </w:rPr>
        <w:t xml:space="preserve">facility at UC Irvine </w:t>
      </w:r>
      <w:r w:rsidR="00764F85" w:rsidRPr="00941A05">
        <w:rPr>
          <w:rFonts w:eastAsia="Times New Roman"/>
        </w:rPr>
        <w:t>was contacted</w:t>
      </w:r>
      <w:r w:rsidR="002F6C38" w:rsidRPr="00941A05">
        <w:rPr>
          <w:rFonts w:eastAsia="Times New Roman"/>
        </w:rPr>
        <w:t xml:space="preserve"> about </w:t>
      </w:r>
      <w:r w:rsidR="00BC020E" w:rsidRPr="00941A05">
        <w:rPr>
          <w:rFonts w:eastAsia="Times New Roman"/>
        </w:rPr>
        <w:t xml:space="preserve">the possibility of </w:t>
      </w:r>
      <w:r w:rsidR="002F6C38" w:rsidRPr="00941A05">
        <w:rPr>
          <w:rFonts w:eastAsia="Times New Roman"/>
        </w:rPr>
        <w:t>dating</w:t>
      </w:r>
      <w:r w:rsidR="00DB6DC7">
        <w:rPr>
          <w:rFonts w:eastAsia="Times New Roman"/>
        </w:rPr>
        <w:t xml:space="preserve"> the</w:t>
      </w:r>
      <w:r w:rsidR="002F6C38" w:rsidRPr="00941A05">
        <w:rPr>
          <w:rFonts w:eastAsia="Times New Roman"/>
        </w:rPr>
        <w:t xml:space="preserve"> egg</w:t>
      </w:r>
      <w:r w:rsidR="00DB6DC7">
        <w:rPr>
          <w:rFonts w:eastAsia="Times New Roman"/>
        </w:rPr>
        <w:t xml:space="preserve"> coating</w:t>
      </w:r>
      <w:r w:rsidR="00764F85" w:rsidRPr="00941A05">
        <w:rPr>
          <w:rFonts w:eastAsia="Times New Roman"/>
        </w:rPr>
        <w:t>.</w:t>
      </w:r>
      <w:r w:rsidR="00CF76C9" w:rsidRPr="002E4E18">
        <w:rPr>
          <w:rFonts w:eastAsia="Times New Roman"/>
          <w:vertAlign w:val="superscript"/>
        </w:rPr>
        <w:t>32</w:t>
      </w:r>
      <w:r w:rsidR="00CF76C9">
        <w:rPr>
          <w:rFonts w:eastAsia="Times New Roman"/>
          <w:vertAlign w:val="superscript"/>
        </w:rPr>
        <w:t xml:space="preserve"> </w:t>
      </w:r>
      <w:r w:rsidR="00165AF6" w:rsidRPr="00941A05">
        <w:rPr>
          <w:rFonts w:eastAsia="Times New Roman"/>
        </w:rPr>
        <w:t xml:space="preserve">This facility had dated milligram-sized samples of wood and textile from </w:t>
      </w:r>
      <w:r w:rsidR="006F24A4" w:rsidRPr="00941A05">
        <w:rPr>
          <w:rFonts w:eastAsia="Times New Roman"/>
        </w:rPr>
        <w:t>eleven</w:t>
      </w:r>
      <w:r w:rsidR="00165AF6" w:rsidRPr="00941A05">
        <w:rPr>
          <w:rFonts w:eastAsia="Times New Roman"/>
        </w:rPr>
        <w:t xml:space="preserve"> mummy portraits in the Getty collection in 2013, </w:t>
      </w:r>
      <w:r w:rsidR="00764F85" w:rsidRPr="00941A05">
        <w:rPr>
          <w:rFonts w:eastAsia="Times New Roman"/>
        </w:rPr>
        <w:t xml:space="preserve">and it was </w:t>
      </w:r>
      <w:r w:rsidR="00BC020E" w:rsidRPr="00941A05">
        <w:rPr>
          <w:rFonts w:eastAsia="Times New Roman"/>
        </w:rPr>
        <w:t xml:space="preserve">now </w:t>
      </w:r>
      <w:r w:rsidR="00764F85" w:rsidRPr="00941A05">
        <w:rPr>
          <w:rFonts w:eastAsia="Times New Roman"/>
        </w:rPr>
        <w:t xml:space="preserve">possible to </w:t>
      </w:r>
      <w:r w:rsidR="00D827FF">
        <w:rPr>
          <w:rFonts w:eastAsia="Times New Roman"/>
        </w:rPr>
        <w:t xml:space="preserve">obtain </w:t>
      </w:r>
      <w:r w:rsidR="00BB7243">
        <w:rPr>
          <w:rFonts w:eastAsia="Times New Roman"/>
        </w:rPr>
        <w:t>age data</w:t>
      </w:r>
      <w:r w:rsidR="00D827FF">
        <w:rPr>
          <w:rFonts w:eastAsia="Times New Roman"/>
        </w:rPr>
        <w:t xml:space="preserve"> from micro</w:t>
      </w:r>
      <w:r w:rsidR="00165AF6" w:rsidRPr="00941A05">
        <w:rPr>
          <w:rFonts w:eastAsia="Times New Roman"/>
        </w:rPr>
        <w:t xml:space="preserve"> samples</w:t>
      </w:r>
      <w:r w:rsidR="00DB6DC7">
        <w:rPr>
          <w:rFonts w:eastAsia="Times New Roman"/>
        </w:rPr>
        <w:t xml:space="preserve"> of egg</w:t>
      </w:r>
      <w:r w:rsidR="00165AF6" w:rsidRPr="00941A05">
        <w:rPr>
          <w:rFonts w:eastAsia="Times New Roman"/>
        </w:rPr>
        <w:t xml:space="preserve">, </w:t>
      </w:r>
      <w:r w:rsidR="00D827FF">
        <w:rPr>
          <w:rFonts w:eastAsia="Times New Roman"/>
        </w:rPr>
        <w:t xml:space="preserve">weighing </w:t>
      </w:r>
      <w:r w:rsidR="009A013D" w:rsidRPr="00941A05">
        <w:rPr>
          <w:rFonts w:eastAsia="Times New Roman"/>
        </w:rPr>
        <w:t xml:space="preserve">approximately one tenth of a milligram.  </w:t>
      </w:r>
    </w:p>
    <w:p w14:paraId="70326AC9" w14:textId="509D2D8F" w:rsidR="001529F3" w:rsidRDefault="008B58D3" w:rsidP="001529F3">
      <w:pPr>
        <w:jc w:val="left"/>
      </w:pPr>
      <w:r>
        <w:tab/>
      </w:r>
      <w:r w:rsidR="00AF0CFD" w:rsidRPr="00941A05">
        <w:t>Two</w:t>
      </w:r>
      <w:r w:rsidR="00165AF6" w:rsidRPr="00941A05">
        <w:t xml:space="preserve"> portraits</w:t>
      </w:r>
      <w:r w:rsidR="00AF0CFD" w:rsidRPr="00941A05">
        <w:t xml:space="preserve"> were s</w:t>
      </w:r>
      <w:r w:rsidR="006F24A4" w:rsidRPr="00941A05">
        <w:t>elected</w:t>
      </w:r>
      <w:r w:rsidR="00165AF6" w:rsidRPr="00941A05">
        <w:t xml:space="preserve">: </w:t>
      </w:r>
      <w:r w:rsidR="006063F8">
        <w:t xml:space="preserve">the </w:t>
      </w:r>
      <w:r w:rsidR="00165AF6" w:rsidRPr="00941A05">
        <w:t>Getty</w:t>
      </w:r>
      <w:r w:rsidR="006063F8">
        <w:t>’s</w:t>
      </w:r>
      <w:r w:rsidR="00165AF6" w:rsidRPr="00941A05">
        <w:t xml:space="preserve"> </w:t>
      </w:r>
      <w:r w:rsidR="006063F8" w:rsidRPr="002E4E18">
        <w:rPr>
          <w:i/>
          <w:iCs/>
        </w:rPr>
        <w:t>Mummy Portrait of a B</w:t>
      </w:r>
      <w:r w:rsidR="00165AF6" w:rsidRPr="002E4E18">
        <w:rPr>
          <w:i/>
          <w:iCs/>
        </w:rPr>
        <w:t xml:space="preserve">earded </w:t>
      </w:r>
      <w:r w:rsidR="006063F8" w:rsidRPr="002E4E18">
        <w:rPr>
          <w:i/>
          <w:iCs/>
        </w:rPr>
        <w:t>Man</w:t>
      </w:r>
      <w:r w:rsidR="006063F8" w:rsidRPr="00941A05">
        <w:t xml:space="preserve"> </w:t>
      </w:r>
      <w:r w:rsidR="009A013D" w:rsidRPr="00941A05">
        <w:t>(74.AP.11)</w:t>
      </w:r>
      <w:r w:rsidR="00165AF6" w:rsidRPr="00941A05">
        <w:t xml:space="preserve"> and the Norton Simo</w:t>
      </w:r>
      <w:r w:rsidR="006063F8">
        <w:t>n’s</w:t>
      </w:r>
      <w:r w:rsidR="00165AF6" w:rsidRPr="00941A05">
        <w:t xml:space="preserve"> </w:t>
      </w:r>
      <w:r w:rsidR="006063F8" w:rsidRPr="002E4E18">
        <w:rPr>
          <w:i/>
          <w:iCs/>
        </w:rPr>
        <w:t xml:space="preserve">Portrait </w:t>
      </w:r>
      <w:r w:rsidR="00CF2EFD" w:rsidRPr="002E4E18">
        <w:rPr>
          <w:i/>
          <w:iCs/>
        </w:rPr>
        <w:t xml:space="preserve">of a </w:t>
      </w:r>
      <w:r w:rsidR="006063F8" w:rsidRPr="002E4E18">
        <w:rPr>
          <w:i/>
          <w:iCs/>
        </w:rPr>
        <w:t>M</w:t>
      </w:r>
      <w:r w:rsidR="00CF2EFD" w:rsidRPr="002E4E18">
        <w:rPr>
          <w:i/>
          <w:iCs/>
        </w:rPr>
        <w:t>an</w:t>
      </w:r>
      <w:r w:rsidR="00CF2EFD" w:rsidRPr="00941A05">
        <w:t xml:space="preserve"> </w:t>
      </w:r>
      <w:r w:rsidR="00456A88" w:rsidRPr="00941A05">
        <w:t>(</w:t>
      </w:r>
      <w:r w:rsidR="61A732F5" w:rsidRPr="00941A05">
        <w:t>F.1978.19.P)</w:t>
      </w:r>
      <w:r w:rsidR="00165AF6" w:rsidRPr="00941A05">
        <w:t>.</w:t>
      </w:r>
      <w:r w:rsidR="002F6C38" w:rsidRPr="00941A05">
        <w:t xml:space="preserve"> </w:t>
      </w:r>
      <w:r w:rsidR="006F24A4" w:rsidRPr="00941A05">
        <w:t>Micro</w:t>
      </w:r>
      <w:r w:rsidR="00165AF6" w:rsidRPr="00941A05">
        <w:t xml:space="preserve">samples </w:t>
      </w:r>
      <w:r w:rsidR="00AF0CFD" w:rsidRPr="00941A05">
        <w:t xml:space="preserve">(approx. 0.25 mgC) </w:t>
      </w:r>
      <w:r w:rsidR="00165AF6" w:rsidRPr="00941A05">
        <w:t xml:space="preserve">were collected from the surface of each </w:t>
      </w:r>
      <w:r w:rsidR="00AF0CFD" w:rsidRPr="00941A05">
        <w:t xml:space="preserve">panel under magnification </w:t>
      </w:r>
      <w:r w:rsidR="00BC020E" w:rsidRPr="00941A05">
        <w:t>using</w:t>
      </w:r>
      <w:r w:rsidR="00AF0CFD" w:rsidRPr="00941A05">
        <w:t xml:space="preserve"> </w:t>
      </w:r>
      <w:r w:rsidR="00165AF6" w:rsidRPr="00941A05">
        <w:t>a scalpel.</w:t>
      </w:r>
      <w:r w:rsidR="009A013D" w:rsidRPr="00941A05">
        <w:t xml:space="preserve"> </w:t>
      </w:r>
      <w:r w:rsidR="00165AF6" w:rsidRPr="00941A05">
        <w:t xml:space="preserve">The </w:t>
      </w:r>
      <w:r w:rsidR="00CC6D9B" w:rsidRPr="00475C31">
        <w:rPr>
          <w:vertAlign w:val="superscript"/>
        </w:rPr>
        <w:t>14</w:t>
      </w:r>
      <w:r w:rsidR="00CC6D9B" w:rsidRPr="00941A05">
        <w:t>C</w:t>
      </w:r>
      <w:r w:rsidR="00D827FF">
        <w:t xml:space="preserve"> </w:t>
      </w:r>
      <w:r w:rsidR="00165AF6" w:rsidRPr="00941A05">
        <w:t xml:space="preserve">results </w:t>
      </w:r>
      <w:r w:rsidR="00D827FF">
        <w:t>for</w:t>
      </w:r>
      <w:r w:rsidR="00165AF6" w:rsidRPr="00941A05">
        <w:t xml:space="preserve"> the whole hen egg on the Getty portrait indicates that </w:t>
      </w:r>
      <w:r w:rsidR="00D827FF">
        <w:t>it was applied</w:t>
      </w:r>
      <w:r w:rsidR="00165AF6" w:rsidRPr="00941A05">
        <w:t xml:space="preserve"> around 92 </w:t>
      </w:r>
      <w:r w:rsidR="001529F3">
        <w:t>CE</w:t>
      </w:r>
      <w:r w:rsidR="006063F8" w:rsidRPr="00941A05">
        <w:t xml:space="preserve"> </w:t>
      </w:r>
      <w:r w:rsidR="00165AF6" w:rsidRPr="00941A05">
        <w:t>(median probability)</w:t>
      </w:r>
      <w:r w:rsidR="009A013D" w:rsidRPr="00941A05">
        <w:t xml:space="preserve">. </w:t>
      </w:r>
      <w:r w:rsidR="00165AF6" w:rsidRPr="00941A05">
        <w:t xml:space="preserve">This date is consistent with the age range of the portrait’s linden wood panel, </w:t>
      </w:r>
      <w:r w:rsidR="009A013D" w:rsidRPr="00941A05">
        <w:t>analyzed at</w:t>
      </w:r>
      <w:r w:rsidR="00165AF6" w:rsidRPr="00941A05">
        <w:t xml:space="preserve"> the same facility, and corresponding to a median probability calibrated </w:t>
      </w:r>
      <w:r w:rsidR="00BB7243">
        <w:t>date</w:t>
      </w:r>
      <w:r w:rsidR="00BB7243" w:rsidRPr="00941A05">
        <w:t xml:space="preserve"> </w:t>
      </w:r>
      <w:r w:rsidR="00165AF6" w:rsidRPr="00941A05">
        <w:t xml:space="preserve">of 103 </w:t>
      </w:r>
      <w:r w:rsidR="001529F3">
        <w:t>CE</w:t>
      </w:r>
      <w:r w:rsidR="00165AF6" w:rsidRPr="00941A05">
        <w:t>.</w:t>
      </w:r>
      <w:r w:rsidR="00CF76C9" w:rsidRPr="002E4E18">
        <w:rPr>
          <w:vertAlign w:val="superscript"/>
        </w:rPr>
        <w:t>33</w:t>
      </w:r>
      <w:r w:rsidR="001529F3">
        <w:t xml:space="preserve"> </w:t>
      </w:r>
      <w:r w:rsidR="00165AF6" w:rsidRPr="00941A05">
        <w:t xml:space="preserve">The </w:t>
      </w:r>
      <w:r w:rsidR="00BB7243">
        <w:t xml:space="preserve">medium probability calibrated </w:t>
      </w:r>
      <w:r w:rsidR="00165AF6" w:rsidRPr="00941A05">
        <w:t xml:space="preserve">radiocarbon </w:t>
      </w:r>
      <w:r w:rsidR="00BB7243">
        <w:t>date</w:t>
      </w:r>
      <w:r w:rsidR="00BB7243" w:rsidRPr="00941A05">
        <w:t xml:space="preserve"> </w:t>
      </w:r>
      <w:r w:rsidR="00165AF6" w:rsidRPr="00941A05">
        <w:t xml:space="preserve">for the egg coating on the Norton Simon portrait was </w:t>
      </w:r>
      <w:r w:rsidR="006F24A4" w:rsidRPr="00941A05">
        <w:t xml:space="preserve">determined </w:t>
      </w:r>
      <w:r w:rsidR="00BB7243">
        <w:t>to</w:t>
      </w:r>
      <w:r w:rsidR="00165AF6" w:rsidRPr="00941A05">
        <w:t xml:space="preserve"> </w:t>
      </w:r>
      <w:r w:rsidR="00BB7243">
        <w:t>be</w:t>
      </w:r>
      <w:r w:rsidR="00165AF6" w:rsidRPr="00941A05">
        <w:t xml:space="preserve"> 24 </w:t>
      </w:r>
      <w:r w:rsidR="001529F3">
        <w:t>CE</w:t>
      </w:r>
      <w:r w:rsidR="00EC586E" w:rsidRPr="00941A05">
        <w:t>.</w:t>
      </w:r>
      <w:r w:rsidR="009A013D" w:rsidRPr="00941A05">
        <w:t xml:space="preserve"> </w:t>
      </w:r>
    </w:p>
    <w:p w14:paraId="7A1CDC68" w14:textId="62531361" w:rsidR="00A07CE9" w:rsidRDefault="00165AF6" w:rsidP="001B578E">
      <w:pPr>
        <w:ind w:firstLine="720"/>
        <w:jc w:val="left"/>
        <w:rPr>
          <w:b/>
          <w:bCs/>
        </w:rPr>
      </w:pPr>
      <w:r w:rsidRPr="00941A05">
        <w:t xml:space="preserve">The dates </w:t>
      </w:r>
      <w:r w:rsidR="006F24A4" w:rsidRPr="00941A05">
        <w:t>acquired</w:t>
      </w:r>
      <w:r w:rsidRPr="00941A05">
        <w:t xml:space="preserve"> for both portraits </w:t>
      </w:r>
      <w:r w:rsidR="006F24A4" w:rsidRPr="00941A05">
        <w:t>indicate</w:t>
      </w:r>
      <w:r w:rsidRPr="00941A05">
        <w:t xml:space="preserve"> that the egg coatings </w:t>
      </w:r>
      <w:r w:rsidR="006F24A4" w:rsidRPr="00941A05">
        <w:t xml:space="preserve">were </w:t>
      </w:r>
      <w:r w:rsidR="001F6D91" w:rsidRPr="00941A05">
        <w:t xml:space="preserve">applied in antiquity and </w:t>
      </w:r>
      <w:r w:rsidR="00D609BA">
        <w:t xml:space="preserve">are </w:t>
      </w:r>
      <w:r w:rsidRPr="00941A05">
        <w:t xml:space="preserve">not </w:t>
      </w:r>
      <w:r w:rsidR="00D609BA">
        <w:t>modern additions</w:t>
      </w:r>
      <w:r w:rsidR="002F6C38" w:rsidRPr="00941A05">
        <w:t xml:space="preserve"> (</w:t>
      </w:r>
      <w:r w:rsidR="00A07CE9">
        <w:fldChar w:fldCharType="begin"/>
      </w:r>
      <w:ins w:id="78" w:author="Rachel Barth [2]" w:date="2025-03-10T18:02:00Z" w16du:dateUtc="2025-03-11T01:02:00Z">
        <w:r w:rsidR="001B578E">
          <w:instrText>HYPERLINK "file:///Users/rbarth/Desktop/TO DO for APPEAR/PAPERS AND CAPTIONS final appear files-ready to prep for transmittal/Svoboda paper 8-KP/fig-8-17"</w:instrText>
        </w:r>
      </w:ins>
      <w:del w:id="79" w:author="Rachel Barth [2]" w:date="2025-03-10T18:02:00Z" w16du:dateUtc="2025-03-11T01:02:00Z">
        <w:r w:rsidR="00A62DF4" w:rsidDel="001B578E">
          <w:delInstrText>HYPERLINK "fig-8-17"</w:delInstrText>
        </w:r>
      </w:del>
      <w:ins w:id="80" w:author="Rachel Barth [2]" w:date="2025-03-10T18:02:00Z" w16du:dateUtc="2025-03-11T01:02:00Z"/>
      <w:r w:rsidR="00A07CE9">
        <w:fldChar w:fldCharType="separate"/>
      </w:r>
      <w:r w:rsidR="006063F8" w:rsidRPr="00A07CE9">
        <w:rPr>
          <w:rStyle w:val="Hyperlink"/>
        </w:rPr>
        <w:t>fig. 8.17</w:t>
      </w:r>
      <w:r w:rsidR="00A07CE9">
        <w:fldChar w:fldCharType="end"/>
      </w:r>
      <w:r w:rsidR="002F6C38" w:rsidRPr="00941A05">
        <w:t>)</w:t>
      </w:r>
      <w:r w:rsidR="006063F8">
        <w:t>.</w:t>
      </w:r>
      <w:r w:rsidRPr="00941A05">
        <w:t xml:space="preserve"> Although the coatings on only two of the portraits in this study have </w:t>
      </w:r>
      <w:r w:rsidR="00E729F4" w:rsidRPr="00941A05">
        <w:t>an established date of application</w:t>
      </w:r>
      <w:r w:rsidRPr="00941A05">
        <w:t xml:space="preserve">, it is probable that </w:t>
      </w:r>
      <w:r w:rsidR="00AC7528">
        <w:t xml:space="preserve">the </w:t>
      </w:r>
      <w:r w:rsidR="00E729F4" w:rsidRPr="00941A05">
        <w:t>other</w:t>
      </w:r>
      <w:r w:rsidRPr="00941A05">
        <w:t xml:space="preserve"> </w:t>
      </w:r>
      <w:r w:rsidR="00E729F4" w:rsidRPr="00941A05">
        <w:t xml:space="preserve">portraits </w:t>
      </w:r>
      <w:r w:rsidR="001F6D91" w:rsidRPr="00941A05">
        <w:t xml:space="preserve">showing </w:t>
      </w:r>
      <w:r w:rsidRPr="00941A05">
        <w:t xml:space="preserve">similar </w:t>
      </w:r>
      <w:r w:rsidR="00E729F4" w:rsidRPr="00941A05">
        <w:t xml:space="preserve">diagnostic features </w:t>
      </w:r>
      <w:r w:rsidR="001F6D91" w:rsidRPr="00941A05">
        <w:t xml:space="preserve">were also applied in antiquity. This </w:t>
      </w:r>
      <w:r w:rsidR="00E729F4" w:rsidRPr="00941A05">
        <w:t>theory is</w:t>
      </w:r>
      <w:r w:rsidR="001F6D91" w:rsidRPr="00941A05">
        <w:t xml:space="preserve"> further corroborated by</w:t>
      </w:r>
      <w:r w:rsidR="00DD62FD" w:rsidRPr="00941A05">
        <w:t xml:space="preserve"> </w:t>
      </w:r>
      <w:r w:rsidR="009A013D" w:rsidRPr="00941A05">
        <w:t xml:space="preserve">the </w:t>
      </w:r>
      <w:r w:rsidR="002F6C38" w:rsidRPr="00941A05">
        <w:t>confirmation</w:t>
      </w:r>
      <w:r w:rsidRPr="00941A05">
        <w:t xml:space="preserve"> of highly deamidated hen egg </w:t>
      </w:r>
      <w:r w:rsidR="00DD62FD" w:rsidRPr="00941A05">
        <w:t xml:space="preserve">as </w:t>
      </w:r>
      <w:r w:rsidR="00E729F4" w:rsidRPr="00941A05">
        <w:t>established</w:t>
      </w:r>
      <w:r w:rsidR="00DD62FD" w:rsidRPr="00941A05">
        <w:t xml:space="preserve"> by </w:t>
      </w:r>
      <w:r w:rsidRPr="00941A05">
        <w:t xml:space="preserve">PMF and </w:t>
      </w:r>
      <w:r w:rsidR="00715B9E">
        <w:t>LC-MS/MS</w:t>
      </w:r>
      <w:r w:rsidR="00DD62FD" w:rsidRPr="00941A05">
        <w:t xml:space="preserve">. </w:t>
      </w:r>
      <w:r w:rsidR="00CF2372" w:rsidRPr="00941A05">
        <w:t>Although not comprehensive, th</w:t>
      </w:r>
      <w:r w:rsidR="009A013D" w:rsidRPr="00941A05">
        <w:t xml:space="preserve">e </w:t>
      </w:r>
      <w:r w:rsidR="00E729F4" w:rsidRPr="00941A05">
        <w:t>evidence</w:t>
      </w:r>
      <w:r w:rsidR="009A013D" w:rsidRPr="00941A05">
        <w:t xml:space="preserve"> of even two ancient dates</w:t>
      </w:r>
      <w:r w:rsidR="00CF2372" w:rsidRPr="00941A05">
        <w:t xml:space="preserve"> for the egg coating </w:t>
      </w:r>
      <w:r w:rsidRPr="00941A05">
        <w:lastRenderedPageBreak/>
        <w:t>provides new insights to artistic and/or funerary practices</w:t>
      </w:r>
      <w:r w:rsidR="00546D8C" w:rsidRPr="00941A05">
        <w:t xml:space="preserve"> </w:t>
      </w:r>
      <w:r w:rsidR="00CF2372" w:rsidRPr="00941A05">
        <w:t xml:space="preserve">in </w:t>
      </w:r>
      <w:r w:rsidR="00546D8C" w:rsidRPr="00941A05">
        <w:t>Egypt</w:t>
      </w:r>
      <w:r w:rsidR="00DD62FD" w:rsidRPr="00941A05">
        <w:t xml:space="preserve"> between the first </w:t>
      </w:r>
      <w:r w:rsidR="008B58D3">
        <w:t>and</w:t>
      </w:r>
      <w:r w:rsidR="00DD62FD" w:rsidRPr="00941A05">
        <w:t xml:space="preserve"> second centuries </w:t>
      </w:r>
      <w:r w:rsidR="001529F3">
        <w:t>CE</w:t>
      </w:r>
      <w:r w:rsidRPr="00941A05">
        <w:t>.</w:t>
      </w:r>
    </w:p>
    <w:p w14:paraId="681DD2DA" w14:textId="0E4CA7AB" w:rsidR="00A07CE9" w:rsidRPr="00941A05" w:rsidRDefault="00A07CE9" w:rsidP="00AF76C2">
      <w:pPr>
        <w:jc w:val="left"/>
      </w:pPr>
      <w:r w:rsidRPr="00AB17D1">
        <w:rPr>
          <w:b/>
          <w:bCs/>
        </w:rPr>
        <w:t>[</w:t>
      </w:r>
      <w:r w:rsidR="00A62DF4">
        <w:rPr>
          <w:b/>
          <w:bCs/>
        </w:rPr>
        <w:t>[</w:t>
      </w:r>
      <w:r w:rsidRPr="00AB17D1">
        <w:rPr>
          <w:b/>
          <w:bCs/>
        </w:rPr>
        <w:t>fig-8-1</w:t>
      </w:r>
      <w:r>
        <w:rPr>
          <w:b/>
          <w:bCs/>
        </w:rPr>
        <w:t>7</w:t>
      </w:r>
      <w:r w:rsidR="00A62DF4">
        <w:rPr>
          <w:b/>
          <w:bCs/>
        </w:rPr>
        <w:t>]]</w:t>
      </w:r>
      <w:r>
        <w:tab/>
      </w:r>
      <w:r>
        <w:tab/>
      </w:r>
      <w:r>
        <w:tab/>
      </w:r>
    </w:p>
    <w:p w14:paraId="36F6D9D3" w14:textId="3C67D8F3" w:rsidR="00165AF6" w:rsidRPr="00941A05" w:rsidRDefault="0083643B" w:rsidP="002E4E18">
      <w:pPr>
        <w:ind w:firstLine="720"/>
        <w:jc w:val="left"/>
      </w:pPr>
      <w:r>
        <w:t xml:space="preserve">The egg detected is specifically from </w:t>
      </w:r>
      <w:r w:rsidRPr="3839AC1A">
        <w:rPr>
          <w:i/>
          <w:iCs/>
        </w:rPr>
        <w:t xml:space="preserve">Gallus gallus domesticus, </w:t>
      </w:r>
      <w:r>
        <w:t>the domesticated chicken, exploited in antiquity for sport, prophesy</w:t>
      </w:r>
      <w:r w:rsidR="006063F8">
        <w:t>,</w:t>
      </w:r>
      <w:r>
        <w:t xml:space="preserve"> and</w:t>
      </w:r>
      <w:r w:rsidR="00480868">
        <w:t>,</w:t>
      </w:r>
      <w:r>
        <w:t xml:space="preserve"> during </w:t>
      </w:r>
      <w:r w:rsidR="006063F8">
        <w:t xml:space="preserve">Egypt’s </w:t>
      </w:r>
      <w:r>
        <w:t>Ptolemaic period</w:t>
      </w:r>
      <w:r w:rsidR="00480868">
        <w:t xml:space="preserve">, as </w:t>
      </w:r>
      <w:r>
        <w:t xml:space="preserve">an important food source. </w:t>
      </w:r>
      <w:r w:rsidR="00480868">
        <w:t>A</w:t>
      </w:r>
      <w:r w:rsidRPr="3839AC1A">
        <w:rPr>
          <w:rFonts w:eastAsia="Times New Roman"/>
        </w:rPr>
        <w:t xml:space="preserve">nalysis </w:t>
      </w:r>
      <w:r w:rsidR="00480868" w:rsidRPr="3839AC1A">
        <w:rPr>
          <w:rFonts w:eastAsia="Times New Roman"/>
        </w:rPr>
        <w:t xml:space="preserve">of the egg coating </w:t>
      </w:r>
      <w:r w:rsidRPr="3839AC1A">
        <w:rPr>
          <w:rFonts w:eastAsia="Times New Roman"/>
        </w:rPr>
        <w:t>by PMF</w:t>
      </w:r>
      <w:r w:rsidR="4EF270C9" w:rsidRPr="3839AC1A">
        <w:rPr>
          <w:rFonts w:eastAsia="Times New Roman"/>
        </w:rPr>
        <w:t xml:space="preserve"> and </w:t>
      </w:r>
      <w:r w:rsidR="00715B9E">
        <w:rPr>
          <w:rFonts w:eastAsia="Times New Roman"/>
        </w:rPr>
        <w:t>LC-MS/MS</w:t>
      </w:r>
      <w:r w:rsidRPr="3839AC1A">
        <w:rPr>
          <w:rFonts w:eastAsia="Times New Roman"/>
        </w:rPr>
        <w:t xml:space="preserve"> indicated that it was highly deamidated, </w:t>
      </w:r>
      <w:r w:rsidR="00480868" w:rsidRPr="3839AC1A">
        <w:rPr>
          <w:rFonts w:eastAsia="Times New Roman"/>
        </w:rPr>
        <w:t>although it is uncertain whether deamidation here is related to age, burial conditions</w:t>
      </w:r>
      <w:r w:rsidR="006063F8" w:rsidRPr="3839AC1A">
        <w:rPr>
          <w:rFonts w:eastAsia="Times New Roman"/>
        </w:rPr>
        <w:t>,</w:t>
      </w:r>
      <w:r w:rsidR="00480868" w:rsidRPr="3839AC1A">
        <w:rPr>
          <w:rFonts w:eastAsia="Times New Roman"/>
        </w:rPr>
        <w:t xml:space="preserve"> or </w:t>
      </w:r>
      <w:r w:rsidRPr="3839AC1A">
        <w:rPr>
          <w:rFonts w:eastAsia="Times New Roman"/>
        </w:rPr>
        <w:t>another type of “alteration</w:t>
      </w:r>
      <w:r w:rsidR="00480868" w:rsidRPr="3839AC1A">
        <w:rPr>
          <w:rFonts w:eastAsia="Times New Roman"/>
        </w:rPr>
        <w:t xml:space="preserve">,” possibly in preparing the egg for application. </w:t>
      </w:r>
    </w:p>
    <w:p w14:paraId="61722D69" w14:textId="77777777" w:rsidR="00CF2EFD" w:rsidRDefault="00CF2EFD" w:rsidP="00AF76C2">
      <w:pPr>
        <w:pStyle w:val="Heading2"/>
      </w:pPr>
    </w:p>
    <w:p w14:paraId="7C8502D7" w14:textId="78D0B1B7" w:rsidR="00A84BE9" w:rsidRPr="008B58D3" w:rsidRDefault="00A84BE9" w:rsidP="006F4C29">
      <w:pPr>
        <w:pStyle w:val="Heading2"/>
      </w:pPr>
      <w:r w:rsidRPr="008B58D3">
        <w:t>The Chicken</w:t>
      </w:r>
      <w:r w:rsidR="004F3041" w:rsidRPr="008B58D3">
        <w:t xml:space="preserve"> (</w:t>
      </w:r>
      <w:r w:rsidR="004F3041" w:rsidRPr="002E4E18">
        <w:rPr>
          <w:i/>
          <w:iCs w:val="0"/>
        </w:rPr>
        <w:t>Gallus gallus domesticus</w:t>
      </w:r>
      <w:r w:rsidR="004F3041" w:rsidRPr="008B58D3">
        <w:t>)</w:t>
      </w:r>
    </w:p>
    <w:p w14:paraId="1C53FC7C" w14:textId="4F495851" w:rsidR="00165AF6" w:rsidRDefault="008139F8" w:rsidP="006F4C29">
      <w:pPr>
        <w:jc w:val="left"/>
      </w:pPr>
      <w:r>
        <w:t>Although</w:t>
      </w:r>
      <w:r w:rsidR="00165AF6" w:rsidRPr="00941A05">
        <w:t xml:space="preserve"> archeological evidence for the domesticated chicken </w:t>
      </w:r>
      <w:r>
        <w:t>is</w:t>
      </w:r>
      <w:r w:rsidR="00165AF6" w:rsidRPr="00941A05">
        <w:t xml:space="preserve"> rare and their origin is still </w:t>
      </w:r>
      <w:r>
        <w:t>a matter of</w:t>
      </w:r>
      <w:r w:rsidR="00165AF6" w:rsidRPr="00941A05">
        <w:t xml:space="preserve"> debate, it is generally believed that the chicken originated in Southeast Asia and made </w:t>
      </w:r>
      <w:r>
        <w:t>its</w:t>
      </w:r>
      <w:r w:rsidR="00165AF6" w:rsidRPr="00941A05">
        <w:t xml:space="preserve"> way westward into Mesopotamia around 2,000 </w:t>
      </w:r>
      <w:r w:rsidR="006063F8">
        <w:t>BC</w:t>
      </w:r>
      <w:r w:rsidR="00CF76C9">
        <w:t>E</w:t>
      </w:r>
      <w:r w:rsidR="004B0334" w:rsidRPr="00941A05">
        <w:t>.</w:t>
      </w:r>
      <w:r w:rsidR="00CF76C9" w:rsidRPr="002E4E18">
        <w:rPr>
          <w:vertAlign w:val="superscript"/>
        </w:rPr>
        <w:t>34</w:t>
      </w:r>
      <w:r w:rsidR="00CF76C9">
        <w:rPr>
          <w:vertAlign w:val="superscript"/>
        </w:rPr>
        <w:t xml:space="preserve"> </w:t>
      </w:r>
      <w:r w:rsidR="00165AF6" w:rsidRPr="00941A05">
        <w:t xml:space="preserve">Shortly after the chicken’s arrival </w:t>
      </w:r>
      <w:r>
        <w:t>in</w:t>
      </w:r>
      <w:r w:rsidR="00165AF6" w:rsidRPr="00941A05">
        <w:t xml:space="preserve"> Egypt</w:t>
      </w:r>
      <w:r w:rsidR="005A78DF">
        <w:t xml:space="preserve">, </w:t>
      </w:r>
      <w:r w:rsidR="00165AF6" w:rsidRPr="00941A05">
        <w:t xml:space="preserve">the rooster </w:t>
      </w:r>
      <w:r w:rsidR="7C0737D6" w:rsidRPr="00941A05">
        <w:t>gained popularity as a</w:t>
      </w:r>
      <w:r w:rsidR="00165AF6" w:rsidRPr="00941A05">
        <w:t xml:space="preserve"> source of entertainment </w:t>
      </w:r>
      <w:r w:rsidR="3F3D9B1B" w:rsidRPr="00941A05">
        <w:t>(cockfighting)</w:t>
      </w:r>
      <w:r w:rsidR="777BE9E8" w:rsidRPr="00941A05">
        <w:t xml:space="preserve">, a </w:t>
      </w:r>
      <w:r w:rsidR="516D7D1C" w:rsidRPr="00941A05">
        <w:t xml:space="preserve">sport also </w:t>
      </w:r>
      <w:r w:rsidR="00165AF6" w:rsidRPr="00941A05">
        <w:t>popular in Greece and Rome</w:t>
      </w:r>
      <w:r w:rsidR="2B776209" w:rsidRPr="00941A05">
        <w:t>.</w:t>
      </w:r>
      <w:r w:rsidR="00CF76C9" w:rsidRPr="002E4E18">
        <w:rPr>
          <w:vertAlign w:val="superscript"/>
        </w:rPr>
        <w:t>35</w:t>
      </w:r>
      <w:r w:rsidR="2B776209" w:rsidRPr="00941A05">
        <w:t xml:space="preserve"> The </w:t>
      </w:r>
      <w:r w:rsidR="00165AF6" w:rsidRPr="00941A05">
        <w:t xml:space="preserve">Romans </w:t>
      </w:r>
      <w:r w:rsidR="00C23FF7">
        <w:t xml:space="preserve">also </w:t>
      </w:r>
      <w:r w:rsidR="36DFF6EB" w:rsidRPr="00941A05">
        <w:t>revered the</w:t>
      </w:r>
      <w:r w:rsidR="00165AF6" w:rsidRPr="00941A05">
        <w:t xml:space="preserve"> rooster </w:t>
      </w:r>
      <w:r w:rsidR="18ADA972" w:rsidRPr="00941A05">
        <w:t xml:space="preserve">for </w:t>
      </w:r>
      <w:r>
        <w:t>its</w:t>
      </w:r>
      <w:r w:rsidR="18ADA972" w:rsidRPr="00941A05">
        <w:t xml:space="preserve"> ability to </w:t>
      </w:r>
      <w:r w:rsidR="00165AF6" w:rsidRPr="00941A05">
        <w:t>predict the success or failure of battles</w:t>
      </w:r>
      <w:r w:rsidR="6956A353" w:rsidRPr="00941A05">
        <w:t>.</w:t>
      </w:r>
      <w:r w:rsidR="00CF76C9" w:rsidRPr="002E4E18">
        <w:rPr>
          <w:vertAlign w:val="superscript"/>
        </w:rPr>
        <w:t>36</w:t>
      </w:r>
      <w:r w:rsidR="00CF76C9">
        <w:t xml:space="preserve"> </w:t>
      </w:r>
      <w:r w:rsidR="6956A353" w:rsidRPr="00941A05">
        <w:t xml:space="preserve">As a result, </w:t>
      </w:r>
      <w:r w:rsidR="003269F7">
        <w:t>roosters</w:t>
      </w:r>
      <w:r w:rsidR="003269F7" w:rsidRPr="00941A05">
        <w:t xml:space="preserve"> </w:t>
      </w:r>
      <w:r w:rsidR="6956A353" w:rsidRPr="00941A05">
        <w:t xml:space="preserve">were viewed as </w:t>
      </w:r>
      <w:r w:rsidR="00165AF6" w:rsidRPr="00941A05">
        <w:t>sacred and protected</w:t>
      </w:r>
      <w:r w:rsidR="00F6440D">
        <w:t>,</w:t>
      </w:r>
      <w:r w:rsidR="007D3DB3" w:rsidRPr="00941A05">
        <w:t xml:space="preserve"> </w:t>
      </w:r>
      <w:r w:rsidR="0096451E" w:rsidRPr="00941A05">
        <w:t>typically</w:t>
      </w:r>
      <w:r w:rsidR="1F143FD6" w:rsidRPr="00941A05">
        <w:t xml:space="preserve"> </w:t>
      </w:r>
      <w:r w:rsidR="639B8949" w:rsidRPr="00941A05">
        <w:t>liv</w:t>
      </w:r>
      <w:r w:rsidR="00F6440D">
        <w:t>ing</w:t>
      </w:r>
      <w:r w:rsidR="00070D2E" w:rsidRPr="00941A05">
        <w:t xml:space="preserve"> </w:t>
      </w:r>
      <w:r w:rsidR="639B8949" w:rsidRPr="00941A05">
        <w:t>long lives</w:t>
      </w:r>
      <w:r w:rsidR="009779DA">
        <w:t xml:space="preserve"> as a result</w:t>
      </w:r>
      <w:r w:rsidR="00165AF6" w:rsidRPr="00941A05">
        <w:t>.</w:t>
      </w:r>
      <w:r w:rsidR="00CF76C9" w:rsidRPr="002E4E18">
        <w:rPr>
          <w:vertAlign w:val="superscript"/>
        </w:rPr>
        <w:t>37</w:t>
      </w:r>
      <w:r w:rsidR="00165AF6" w:rsidRPr="00941A05">
        <w:t xml:space="preserve"> In Egypt, following a mysterious period of disappearance, the chicken </w:t>
      </w:r>
      <w:r w:rsidR="005F71F7" w:rsidRPr="00941A05">
        <w:t>returned</w:t>
      </w:r>
      <w:r w:rsidR="00165AF6" w:rsidRPr="00941A05">
        <w:t xml:space="preserve"> during the Ptolemaic period around 305 BC</w:t>
      </w:r>
      <w:r w:rsidR="001529F3">
        <w:t>E</w:t>
      </w:r>
      <w:r w:rsidR="2ACACF40" w:rsidRPr="00941A05">
        <w:t>, w</w:t>
      </w:r>
      <w:r w:rsidR="00126111">
        <w:t xml:space="preserve">hen </w:t>
      </w:r>
      <w:r w:rsidR="2ACACF40" w:rsidRPr="00941A05">
        <w:t xml:space="preserve">unique </w:t>
      </w:r>
      <w:r w:rsidR="31389602" w:rsidRPr="00941A05">
        <w:t xml:space="preserve">and sophisticated </w:t>
      </w:r>
      <w:r w:rsidR="2ACACF40" w:rsidRPr="00941A05">
        <w:t>egg incubator</w:t>
      </w:r>
      <w:r w:rsidR="0096451E" w:rsidRPr="00941A05">
        <w:t>s</w:t>
      </w:r>
      <w:r w:rsidR="2ACACF40" w:rsidRPr="00941A05">
        <w:t xml:space="preserve"> </w:t>
      </w:r>
      <w:r>
        <w:t>were</w:t>
      </w:r>
      <w:r w:rsidR="00070D2E" w:rsidRPr="00941A05">
        <w:t xml:space="preserve"> </w:t>
      </w:r>
      <w:r w:rsidR="00EC586E" w:rsidRPr="00941A05">
        <w:t>invented,</w:t>
      </w:r>
      <w:r w:rsidR="2ACACF40" w:rsidRPr="00941A05">
        <w:t xml:space="preserve"> </w:t>
      </w:r>
      <w:r w:rsidR="006063F8">
        <w:t>prompting the development of an</w:t>
      </w:r>
      <w:r w:rsidR="00070D2E" w:rsidRPr="00941A05">
        <w:t xml:space="preserve"> </w:t>
      </w:r>
      <w:r w:rsidR="2ACACF40" w:rsidRPr="00941A05">
        <w:t xml:space="preserve">industry </w:t>
      </w:r>
      <w:r w:rsidR="003269F7">
        <w:t>that made</w:t>
      </w:r>
      <w:r w:rsidR="003269F7" w:rsidRPr="00941A05">
        <w:t xml:space="preserve"> </w:t>
      </w:r>
      <w:r w:rsidR="00F81AB9">
        <w:t xml:space="preserve">chicken </w:t>
      </w:r>
      <w:r w:rsidR="2ACACF40" w:rsidRPr="00941A05">
        <w:t xml:space="preserve">eggs </w:t>
      </w:r>
      <w:r w:rsidR="558F53D2" w:rsidRPr="00941A05">
        <w:t>widely available</w:t>
      </w:r>
      <w:r w:rsidR="004B0334" w:rsidRPr="00941A05">
        <w:t>.</w:t>
      </w:r>
      <w:r w:rsidR="00CF76C9" w:rsidRPr="002E4E18">
        <w:rPr>
          <w:vertAlign w:val="superscript"/>
        </w:rPr>
        <w:t>38</w:t>
      </w:r>
    </w:p>
    <w:p w14:paraId="147417A9" w14:textId="241B0664" w:rsidR="13413E38" w:rsidRPr="00941A05" w:rsidRDefault="006B7AEC" w:rsidP="00AF76C2">
      <w:pPr>
        <w:jc w:val="left"/>
        <w:rPr>
          <w:i/>
          <w:iCs/>
        </w:rPr>
      </w:pPr>
      <w:r>
        <w:tab/>
      </w:r>
      <w:r w:rsidR="00606F0E" w:rsidRPr="00941A05">
        <w:t xml:space="preserve">The </w:t>
      </w:r>
      <w:r w:rsidR="00672AE5" w:rsidRPr="00941A05">
        <w:t xml:space="preserve">ancient </w:t>
      </w:r>
      <w:r w:rsidR="00606F0E" w:rsidRPr="00941A05">
        <w:t xml:space="preserve">Egyptians </w:t>
      </w:r>
      <w:r w:rsidR="00672AE5" w:rsidRPr="00941A05">
        <w:t>d</w:t>
      </w:r>
      <w:r w:rsidR="00606F0E" w:rsidRPr="00941A05">
        <w:t>ocument</w:t>
      </w:r>
      <w:r w:rsidR="00744DF0">
        <w:t>ed</w:t>
      </w:r>
      <w:r w:rsidR="00606F0E" w:rsidRPr="00941A05">
        <w:t xml:space="preserve"> the animals and birds they </w:t>
      </w:r>
      <w:r w:rsidR="007D3DB3" w:rsidRPr="00941A05">
        <w:t>knew and used</w:t>
      </w:r>
      <w:r w:rsidR="009779DA">
        <w:t xml:space="preserve">. </w:t>
      </w:r>
      <w:r w:rsidR="00F71B45">
        <w:t>I</w:t>
      </w:r>
      <w:r w:rsidR="00FC0E9A" w:rsidRPr="00941A05">
        <w:t xml:space="preserve">llustrated in hunt </w:t>
      </w:r>
      <w:r w:rsidR="003269F7">
        <w:t>and</w:t>
      </w:r>
      <w:r w:rsidR="00FC0E9A" w:rsidRPr="00941A05">
        <w:t xml:space="preserve"> banquet</w:t>
      </w:r>
      <w:r w:rsidR="003269F7">
        <w:t xml:space="preserve"> scenes</w:t>
      </w:r>
      <w:r w:rsidR="0009524F">
        <w:t>,</w:t>
      </w:r>
      <w:r w:rsidR="00FC0E9A" w:rsidRPr="00941A05">
        <w:t xml:space="preserve"> </w:t>
      </w:r>
      <w:r w:rsidR="003269F7">
        <w:t xml:space="preserve">the </w:t>
      </w:r>
      <w:r w:rsidR="00FC0E9A" w:rsidRPr="00941A05">
        <w:t xml:space="preserve">more exotic species such as partridges, pigeons, ducks, geese, </w:t>
      </w:r>
      <w:r w:rsidR="00FC0E9A" w:rsidRPr="00941A05">
        <w:lastRenderedPageBreak/>
        <w:t>quail, herons, ibis</w:t>
      </w:r>
      <w:r w:rsidR="0009524F">
        <w:t>,</w:t>
      </w:r>
      <w:r w:rsidR="00FC0E9A" w:rsidRPr="00941A05">
        <w:t xml:space="preserve"> and hawks </w:t>
      </w:r>
      <w:r w:rsidR="00744DF0">
        <w:t>were commonly depicted</w:t>
      </w:r>
      <w:r w:rsidR="00744DF0" w:rsidRPr="00941A05">
        <w:t xml:space="preserve"> </w:t>
      </w:r>
      <w:r w:rsidR="009779DA">
        <w:t xml:space="preserve">while </w:t>
      </w:r>
      <w:r w:rsidR="00744DF0" w:rsidRPr="00941A05">
        <w:t>the chicken was rarely included in the artistic repertoire.</w:t>
      </w:r>
      <w:r w:rsidR="00CF76C9" w:rsidRPr="002E4E18">
        <w:rPr>
          <w:vertAlign w:val="superscript"/>
        </w:rPr>
        <w:t>39</w:t>
      </w:r>
      <w:r w:rsidR="00744DF0" w:rsidRPr="00941A05">
        <w:t xml:space="preserve"> </w:t>
      </w:r>
      <w:r w:rsidR="00744DF0">
        <w:t xml:space="preserve"> </w:t>
      </w:r>
    </w:p>
    <w:p w14:paraId="105A51B6" w14:textId="77777777" w:rsidR="00FD0996" w:rsidRDefault="00FD0996" w:rsidP="00AF76C2">
      <w:pPr>
        <w:pStyle w:val="Heading2"/>
      </w:pPr>
    </w:p>
    <w:p w14:paraId="24F4BCCA" w14:textId="6EEAA0CD" w:rsidR="00B14337" w:rsidRPr="000E7F4C" w:rsidRDefault="00B14337" w:rsidP="006F4C29">
      <w:pPr>
        <w:pStyle w:val="Heading2"/>
      </w:pPr>
      <w:r w:rsidRPr="000E7F4C">
        <w:t xml:space="preserve">History and </w:t>
      </w:r>
      <w:r w:rsidR="0009524F">
        <w:t>U</w:t>
      </w:r>
      <w:r w:rsidR="0009524F" w:rsidRPr="000E7F4C">
        <w:t xml:space="preserve">se </w:t>
      </w:r>
      <w:r w:rsidRPr="000E7F4C">
        <w:t>of “</w:t>
      </w:r>
      <w:r w:rsidR="0009524F">
        <w:t>V</w:t>
      </w:r>
      <w:r w:rsidR="0009524F" w:rsidRPr="000E7F4C">
        <w:t>arnish</w:t>
      </w:r>
      <w:r w:rsidRPr="000E7F4C">
        <w:t xml:space="preserve">” </w:t>
      </w:r>
      <w:r w:rsidR="0009524F">
        <w:t>C</w:t>
      </w:r>
      <w:r w:rsidR="0009524F" w:rsidRPr="000E7F4C">
        <w:t>oatings</w:t>
      </w:r>
    </w:p>
    <w:p w14:paraId="56CEC111" w14:textId="3D5E3A4F" w:rsidR="00B14337" w:rsidRDefault="00F22C74" w:rsidP="006F4C29">
      <w:pPr>
        <w:jc w:val="left"/>
        <w:rPr>
          <w:rFonts w:eastAsia="Times New Roman"/>
        </w:rPr>
      </w:pPr>
      <w:bookmarkStart w:id="81" w:name="_Hlk114238560"/>
      <w:r>
        <w:t xml:space="preserve">In the early </w:t>
      </w:r>
      <w:r w:rsidR="0009524F">
        <w:t xml:space="preserve">nineteenth </w:t>
      </w:r>
      <w:r>
        <w:t>century</w:t>
      </w:r>
      <w:r w:rsidR="0009524F">
        <w:t>, the</w:t>
      </w:r>
      <w:r>
        <w:t xml:space="preserve"> chemist Alfred Lucas</w:t>
      </w:r>
      <w:r w:rsidR="0009524F">
        <w:t xml:space="preserve"> </w:t>
      </w:r>
      <w:r w:rsidR="00791AEE">
        <w:t xml:space="preserve">was the first to identify and study </w:t>
      </w:r>
      <w:r>
        <w:t xml:space="preserve">the </w:t>
      </w:r>
      <w:r w:rsidR="00791AEE">
        <w:t xml:space="preserve">composition of </w:t>
      </w:r>
      <w:r w:rsidRPr="00744DF0">
        <w:t>coatings and varnishes (clear, pigmented</w:t>
      </w:r>
      <w:r w:rsidR="0009524F">
        <w:t>,</w:t>
      </w:r>
      <w:r w:rsidRPr="00744DF0">
        <w:t xml:space="preserve"> and opaque) </w:t>
      </w:r>
      <w:r w:rsidR="00821984">
        <w:t>applied</w:t>
      </w:r>
      <w:r w:rsidRPr="00744DF0">
        <w:t xml:space="preserve"> </w:t>
      </w:r>
      <w:r w:rsidR="00821984">
        <w:t>on Egyptian artifact</w:t>
      </w:r>
      <w:r w:rsidR="009779DA">
        <w:t>s</w:t>
      </w:r>
      <w:r w:rsidR="00821984">
        <w:t xml:space="preserve"> </w:t>
      </w:r>
      <w:r w:rsidRPr="00744DF0">
        <w:t xml:space="preserve">between the first half of the </w:t>
      </w:r>
      <w:r w:rsidR="0009524F">
        <w:t xml:space="preserve">Eighteenth </w:t>
      </w:r>
      <w:r w:rsidRPr="00744DF0">
        <w:t xml:space="preserve">to the </w:t>
      </w:r>
      <w:r w:rsidR="0009524F">
        <w:t>Twenty-</w:t>
      </w:r>
      <w:r w:rsidR="006B7AEC">
        <w:t>S</w:t>
      </w:r>
      <w:r w:rsidR="0009524F">
        <w:t xml:space="preserve">ixth </w:t>
      </w:r>
      <w:r w:rsidRPr="00744DF0">
        <w:t>Dynast</w:t>
      </w:r>
      <w:r>
        <w:t>ies</w:t>
      </w:r>
      <w:r w:rsidRPr="00744DF0">
        <w:t xml:space="preserve"> </w:t>
      </w:r>
      <w:r w:rsidR="0009524F">
        <w:t xml:space="preserve">(ca. </w:t>
      </w:r>
      <w:r>
        <w:t>1549</w:t>
      </w:r>
      <w:r w:rsidR="0009524F">
        <w:t>–</w:t>
      </w:r>
      <w:r>
        <w:t>525 BC</w:t>
      </w:r>
      <w:r w:rsidR="001529F3">
        <w:t>E</w:t>
      </w:r>
      <w:r>
        <w:t>)</w:t>
      </w:r>
      <w:r w:rsidR="00B14337" w:rsidRPr="00941A05">
        <w:t>.</w:t>
      </w:r>
      <w:r w:rsidR="00CF76C9" w:rsidRPr="002E4E18">
        <w:rPr>
          <w:vertAlign w:val="superscript"/>
        </w:rPr>
        <w:t>40</w:t>
      </w:r>
      <w:r w:rsidR="00CF76C9">
        <w:t xml:space="preserve"> </w:t>
      </w:r>
      <w:r w:rsidR="00FD1B73">
        <w:t xml:space="preserve">While </w:t>
      </w:r>
      <w:r w:rsidR="00680A8D">
        <w:t>Lucas’</w:t>
      </w:r>
      <w:r w:rsidR="000901FD">
        <w:t>s</w:t>
      </w:r>
      <w:r w:rsidR="00FD1B73">
        <w:t xml:space="preserve"> work was pivotal, </w:t>
      </w:r>
      <w:r w:rsidR="00761B00">
        <w:t xml:space="preserve">in-depth </w:t>
      </w:r>
      <w:r w:rsidR="00A95E0B">
        <w:t>investigations</w:t>
      </w:r>
      <w:r w:rsidR="00FD1B73">
        <w:t xml:space="preserve"> </w:t>
      </w:r>
      <w:r w:rsidR="00761B00">
        <w:t xml:space="preserve">of </w:t>
      </w:r>
      <w:r w:rsidR="000738C0">
        <w:t>th</w:t>
      </w:r>
      <w:r w:rsidR="00C23FF7">
        <w:t>ese</w:t>
      </w:r>
      <w:r w:rsidR="000738C0">
        <w:t xml:space="preserve"> </w:t>
      </w:r>
      <w:r w:rsidR="005D00EC">
        <w:t xml:space="preserve">coatings </w:t>
      </w:r>
      <w:r w:rsidR="00FD1B73">
        <w:t xml:space="preserve">today </w:t>
      </w:r>
      <w:r w:rsidR="004627F6">
        <w:t xml:space="preserve">have </w:t>
      </w:r>
      <w:r w:rsidR="00680A8D">
        <w:t>enabled more precise identifications</w:t>
      </w:r>
      <w:r w:rsidR="001529F3">
        <w:t>,</w:t>
      </w:r>
      <w:r w:rsidR="00680A8D">
        <w:t xml:space="preserve"> </w:t>
      </w:r>
      <w:r w:rsidR="005D00EC">
        <w:t>expand</w:t>
      </w:r>
      <w:r w:rsidR="00680A8D">
        <w:t>ing</w:t>
      </w:r>
      <w:r w:rsidR="005D00EC">
        <w:t xml:space="preserve"> our </w:t>
      </w:r>
      <w:r w:rsidR="00680A8D">
        <w:t xml:space="preserve">understanding of </w:t>
      </w:r>
      <w:r w:rsidR="005D00EC">
        <w:t xml:space="preserve">their </w:t>
      </w:r>
      <w:r w:rsidR="00680A8D">
        <w:t xml:space="preserve">source </w:t>
      </w:r>
      <w:r w:rsidR="005D00EC">
        <w:t xml:space="preserve">and </w:t>
      </w:r>
      <w:r w:rsidR="00761B00">
        <w:t>function</w:t>
      </w:r>
      <w:r w:rsidR="00CF45D1">
        <w:t>.</w:t>
      </w:r>
      <w:r w:rsidR="00CF76C9" w:rsidRPr="002E4E18">
        <w:rPr>
          <w:vertAlign w:val="superscript"/>
        </w:rPr>
        <w:t>41</w:t>
      </w:r>
      <w:r w:rsidR="00CF76C9">
        <w:t xml:space="preserve"> </w:t>
      </w:r>
      <w:r w:rsidR="009779DA">
        <w:t>Believed</w:t>
      </w:r>
      <w:r w:rsidR="005161CF">
        <w:t xml:space="preserve"> </w:t>
      </w:r>
      <w:r w:rsidR="004D6AC9">
        <w:t xml:space="preserve">to have been </w:t>
      </w:r>
      <w:r w:rsidR="007C3D06" w:rsidRPr="00941A05">
        <w:rPr>
          <w:rFonts w:eastAsia="Times New Roman"/>
        </w:rPr>
        <w:t xml:space="preserve">used </w:t>
      </w:r>
      <w:r w:rsidR="00FB4EA0">
        <w:rPr>
          <w:rFonts w:eastAsia="Times New Roman"/>
        </w:rPr>
        <w:t xml:space="preserve">primarily </w:t>
      </w:r>
      <w:r w:rsidR="00761B00">
        <w:rPr>
          <w:rFonts w:eastAsia="Times New Roman"/>
        </w:rPr>
        <w:t>f</w:t>
      </w:r>
      <w:r w:rsidR="007C3D06" w:rsidRPr="00941A05">
        <w:rPr>
          <w:rFonts w:eastAsia="Times New Roman"/>
        </w:rPr>
        <w:t xml:space="preserve">or ritual purposes, </w:t>
      </w:r>
      <w:r w:rsidR="005161CF">
        <w:rPr>
          <w:rFonts w:eastAsia="Times New Roman"/>
        </w:rPr>
        <w:t>various materials</w:t>
      </w:r>
      <w:r w:rsidR="007C3D06" w:rsidRPr="00941A05">
        <w:rPr>
          <w:rFonts w:eastAsia="Times New Roman"/>
        </w:rPr>
        <w:t xml:space="preserve"> such as </w:t>
      </w:r>
      <w:r w:rsidR="007C3D06" w:rsidRPr="00941A05">
        <w:t>bitumen, pistache</w:t>
      </w:r>
      <w:r w:rsidR="0009524F">
        <w:t>,</w:t>
      </w:r>
      <w:r w:rsidR="007C3D06" w:rsidRPr="00941A05">
        <w:t xml:space="preserve"> and pine resins </w:t>
      </w:r>
      <w:r w:rsidR="007C3D06" w:rsidRPr="002E4E18">
        <w:rPr>
          <w:iCs/>
        </w:rPr>
        <w:t>(</w:t>
      </w:r>
      <w:r w:rsidR="007C3D06" w:rsidRPr="67D700F0">
        <w:rPr>
          <w:i/>
          <w:iCs/>
        </w:rPr>
        <w:t xml:space="preserve">sntr-pistacia </w:t>
      </w:r>
      <w:r w:rsidR="007C3D06" w:rsidRPr="002E4E18">
        <w:t>and</w:t>
      </w:r>
      <w:r w:rsidR="007C3D06" w:rsidRPr="67D700F0">
        <w:rPr>
          <w:i/>
          <w:iCs/>
        </w:rPr>
        <w:t xml:space="preserve"> pinnus</w:t>
      </w:r>
      <w:r w:rsidR="00D40EF2" w:rsidRPr="002E4E18">
        <w:rPr>
          <w:iCs/>
        </w:rPr>
        <w:t>)</w:t>
      </w:r>
      <w:r w:rsidR="00D40EF2" w:rsidRPr="67D700F0">
        <w:rPr>
          <w:i/>
          <w:iCs/>
        </w:rPr>
        <w:t xml:space="preserve"> </w:t>
      </w:r>
      <w:r w:rsidR="00D40EF2" w:rsidRPr="67D700F0">
        <w:t xml:space="preserve">have </w:t>
      </w:r>
      <w:r w:rsidR="00F81AB9" w:rsidRPr="67D700F0">
        <w:t xml:space="preserve">consistently </w:t>
      </w:r>
      <w:r w:rsidR="00D40EF2" w:rsidRPr="67D700F0">
        <w:t xml:space="preserve">been </w:t>
      </w:r>
      <w:r w:rsidR="005161CF" w:rsidRPr="67D700F0">
        <w:t xml:space="preserve">identified </w:t>
      </w:r>
      <w:r w:rsidR="00D40EF2" w:rsidRPr="67D700F0">
        <w:t xml:space="preserve">on </w:t>
      </w:r>
      <w:r w:rsidR="007E6EAB" w:rsidRPr="67D700F0">
        <w:t>painted funerary material</w:t>
      </w:r>
      <w:r w:rsidR="00D93C35">
        <w:rPr>
          <w:iCs/>
        </w:rPr>
        <w:t>.</w:t>
      </w:r>
      <w:r w:rsidR="00CF76C9" w:rsidRPr="002E4E18">
        <w:rPr>
          <w:iCs/>
          <w:vertAlign w:val="superscript"/>
        </w:rPr>
        <w:t>42</w:t>
      </w:r>
      <w:bookmarkEnd w:id="81"/>
    </w:p>
    <w:p w14:paraId="276F7A79" w14:textId="3FF01A84" w:rsidR="00275220" w:rsidRPr="008139F8" w:rsidRDefault="006B7AEC" w:rsidP="00AF76C2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tab/>
      </w:r>
      <w:r w:rsidR="00B14337" w:rsidRPr="00941A05">
        <w:rPr>
          <w:rFonts w:ascii="Times New Roman" w:hAnsi="Times New Roman" w:cs="Times New Roman"/>
          <w:sz w:val="24"/>
          <w:szCs w:val="24"/>
        </w:rPr>
        <w:t>While egg varnish</w:t>
      </w:r>
      <w:r w:rsidR="00447F3A" w:rsidRPr="00941A05">
        <w:rPr>
          <w:rFonts w:ascii="Times New Roman" w:hAnsi="Times New Roman" w:cs="Times New Roman"/>
          <w:sz w:val="24"/>
          <w:szCs w:val="24"/>
        </w:rPr>
        <w:t>es</w:t>
      </w:r>
      <w:r w:rsidR="00B14337" w:rsidRPr="00941A05">
        <w:rPr>
          <w:rFonts w:ascii="Times New Roman" w:hAnsi="Times New Roman" w:cs="Times New Roman"/>
          <w:sz w:val="24"/>
          <w:szCs w:val="24"/>
        </w:rPr>
        <w:t xml:space="preserve"> </w:t>
      </w:r>
      <w:r w:rsidR="006F5DEE">
        <w:rPr>
          <w:rFonts w:ascii="Times New Roman" w:hAnsi="Times New Roman" w:cs="Times New Roman"/>
          <w:sz w:val="24"/>
          <w:szCs w:val="24"/>
        </w:rPr>
        <w:t xml:space="preserve">applied to artworks </w:t>
      </w:r>
      <w:r w:rsidR="00447F3A" w:rsidRPr="00941A05">
        <w:rPr>
          <w:rFonts w:ascii="Times New Roman" w:hAnsi="Times New Roman" w:cs="Times New Roman"/>
          <w:sz w:val="24"/>
          <w:szCs w:val="24"/>
        </w:rPr>
        <w:t>were common</w:t>
      </w:r>
      <w:r w:rsidR="00B14337" w:rsidRPr="00941A05">
        <w:rPr>
          <w:rFonts w:ascii="Times New Roman" w:hAnsi="Times New Roman" w:cs="Times New Roman"/>
          <w:sz w:val="24"/>
          <w:szCs w:val="24"/>
        </w:rPr>
        <w:t xml:space="preserve"> </w:t>
      </w:r>
      <w:r w:rsidR="00447F3A" w:rsidRPr="00941A05">
        <w:rPr>
          <w:rFonts w:ascii="Times New Roman" w:hAnsi="Times New Roman" w:cs="Times New Roman"/>
          <w:sz w:val="24"/>
          <w:szCs w:val="24"/>
        </w:rPr>
        <w:t>from</w:t>
      </w:r>
      <w:r w:rsidR="00B14337" w:rsidRPr="00941A05">
        <w:rPr>
          <w:rFonts w:ascii="Times New Roman" w:hAnsi="Times New Roman" w:cs="Times New Roman"/>
          <w:sz w:val="24"/>
          <w:szCs w:val="24"/>
        </w:rPr>
        <w:t xml:space="preserve"> the </w:t>
      </w:r>
      <w:r w:rsidR="0009524F">
        <w:rPr>
          <w:rFonts w:ascii="Times New Roman" w:hAnsi="Times New Roman" w:cs="Times New Roman"/>
          <w:sz w:val="24"/>
          <w:szCs w:val="24"/>
        </w:rPr>
        <w:t>fourteenth through nineteenth</w:t>
      </w:r>
      <w:r w:rsidR="00B14337" w:rsidRPr="00941A05">
        <w:rPr>
          <w:rFonts w:ascii="Times New Roman" w:hAnsi="Times New Roman" w:cs="Times New Roman"/>
          <w:sz w:val="24"/>
          <w:szCs w:val="24"/>
        </w:rPr>
        <w:t xml:space="preserve"> centuries </w:t>
      </w:r>
      <w:r w:rsidR="00CF76C9">
        <w:rPr>
          <w:rFonts w:ascii="Times New Roman" w:hAnsi="Times New Roman" w:cs="Times New Roman"/>
          <w:sz w:val="24"/>
          <w:szCs w:val="24"/>
        </w:rPr>
        <w:t>CE</w:t>
      </w:r>
      <w:r w:rsidR="000901FD">
        <w:rPr>
          <w:rFonts w:ascii="Times New Roman" w:hAnsi="Times New Roman" w:cs="Times New Roman"/>
          <w:sz w:val="24"/>
          <w:szCs w:val="24"/>
        </w:rPr>
        <w:t>,</w:t>
      </w:r>
      <w:r w:rsidR="00CF76C9" w:rsidRPr="002E4E18">
        <w:rPr>
          <w:rFonts w:ascii="Times New Roman" w:hAnsi="Times New Roman" w:cs="Times New Roman"/>
          <w:sz w:val="24"/>
          <w:szCs w:val="24"/>
          <w:vertAlign w:val="superscript"/>
        </w:rPr>
        <w:t>43</w:t>
      </w:r>
      <w:r w:rsidR="00B14337" w:rsidRPr="00B768B5">
        <w:rPr>
          <w:rFonts w:ascii="Times New Roman" w:hAnsi="Times New Roman" w:cs="Times New Roman"/>
          <w:sz w:val="24"/>
          <w:szCs w:val="24"/>
        </w:rPr>
        <w:t xml:space="preserve"> </w:t>
      </w:r>
      <w:r w:rsidR="00447F3A" w:rsidRPr="00B768B5">
        <w:rPr>
          <w:rFonts w:ascii="Times New Roman" w:hAnsi="Times New Roman" w:cs="Times New Roman"/>
          <w:sz w:val="24"/>
          <w:szCs w:val="24"/>
        </w:rPr>
        <w:t>the</w:t>
      </w:r>
      <w:r w:rsidR="00447F3A" w:rsidRPr="00941A05">
        <w:rPr>
          <w:rFonts w:ascii="Times New Roman" w:hAnsi="Times New Roman" w:cs="Times New Roman"/>
          <w:sz w:val="24"/>
          <w:szCs w:val="24"/>
        </w:rPr>
        <w:t xml:space="preserve"> </w:t>
      </w:r>
      <w:r w:rsidR="00CF45D1">
        <w:rPr>
          <w:rFonts w:ascii="Times New Roman" w:hAnsi="Times New Roman" w:cs="Times New Roman"/>
          <w:sz w:val="24"/>
          <w:szCs w:val="24"/>
        </w:rPr>
        <w:t xml:space="preserve">reliable </w:t>
      </w:r>
      <w:r w:rsidR="00744DF0">
        <w:rPr>
          <w:rFonts w:ascii="Times New Roman" w:hAnsi="Times New Roman" w:cs="Times New Roman"/>
          <w:sz w:val="24"/>
          <w:szCs w:val="24"/>
        </w:rPr>
        <w:t>identification</w:t>
      </w:r>
      <w:r w:rsidR="00447F3A" w:rsidRPr="00941A05">
        <w:rPr>
          <w:rFonts w:ascii="Times New Roman" w:hAnsi="Times New Roman" w:cs="Times New Roman"/>
          <w:sz w:val="24"/>
          <w:szCs w:val="24"/>
        </w:rPr>
        <w:t xml:space="preserve"> of egg </w:t>
      </w:r>
      <w:r w:rsidR="006F5DEE">
        <w:rPr>
          <w:rFonts w:ascii="Times New Roman" w:hAnsi="Times New Roman" w:cs="Times New Roman"/>
          <w:sz w:val="24"/>
          <w:szCs w:val="24"/>
        </w:rPr>
        <w:t xml:space="preserve">as a coating </w:t>
      </w:r>
      <w:r w:rsidR="00B14337" w:rsidRPr="00941A05">
        <w:rPr>
          <w:rFonts w:ascii="Times New Roman" w:hAnsi="Times New Roman" w:cs="Times New Roman"/>
          <w:sz w:val="24"/>
          <w:szCs w:val="24"/>
        </w:rPr>
        <w:t xml:space="preserve">in ancient Egypt </w:t>
      </w:r>
      <w:r w:rsidR="001F04CC">
        <w:rPr>
          <w:rFonts w:ascii="Times New Roman" w:hAnsi="Times New Roman" w:cs="Times New Roman"/>
          <w:sz w:val="24"/>
          <w:szCs w:val="24"/>
        </w:rPr>
        <w:t>has not been documented</w:t>
      </w:r>
      <w:r w:rsidR="00B768B5">
        <w:rPr>
          <w:rFonts w:ascii="Times New Roman" w:hAnsi="Times New Roman" w:cs="Times New Roman"/>
          <w:sz w:val="24"/>
          <w:szCs w:val="24"/>
        </w:rPr>
        <w:t xml:space="preserve"> to date</w:t>
      </w:r>
      <w:r w:rsidR="00B14337" w:rsidRPr="00941A05">
        <w:rPr>
          <w:rFonts w:ascii="Times New Roman" w:hAnsi="Times New Roman" w:cs="Times New Roman"/>
          <w:sz w:val="24"/>
          <w:szCs w:val="24"/>
        </w:rPr>
        <w:t>.</w:t>
      </w:r>
      <w:r w:rsidR="00CF76C9" w:rsidRPr="002E4E18">
        <w:rPr>
          <w:rFonts w:ascii="Times New Roman" w:hAnsi="Times New Roman" w:cs="Times New Roman"/>
          <w:sz w:val="24"/>
          <w:szCs w:val="24"/>
          <w:vertAlign w:val="superscript"/>
        </w:rPr>
        <w:t>44</w:t>
      </w:r>
      <w:r w:rsidR="00CF76C9">
        <w:rPr>
          <w:rFonts w:ascii="Times New Roman" w:hAnsi="Times New Roman" w:cs="Times New Roman"/>
          <w:sz w:val="24"/>
          <w:szCs w:val="24"/>
        </w:rPr>
        <w:t xml:space="preserve"> </w:t>
      </w:r>
      <w:r w:rsidR="00234688">
        <w:rPr>
          <w:rFonts w:ascii="Times New Roman" w:hAnsi="Times New Roman" w:cs="Times New Roman"/>
          <w:sz w:val="24"/>
          <w:szCs w:val="24"/>
        </w:rPr>
        <w:t xml:space="preserve">In his study of ancient Egyptian materials, </w:t>
      </w:r>
      <w:r w:rsidR="00B14337" w:rsidRPr="00941A05">
        <w:rPr>
          <w:rFonts w:ascii="Times New Roman" w:hAnsi="Times New Roman" w:cs="Times New Roman"/>
          <w:sz w:val="24"/>
          <w:szCs w:val="24"/>
        </w:rPr>
        <w:t xml:space="preserve">Lucas </w:t>
      </w:r>
      <w:r w:rsidR="005161CF">
        <w:rPr>
          <w:rFonts w:ascii="Times New Roman" w:hAnsi="Times New Roman" w:cs="Times New Roman"/>
          <w:sz w:val="24"/>
          <w:szCs w:val="24"/>
        </w:rPr>
        <w:t xml:space="preserve">discussed </w:t>
      </w:r>
      <w:r w:rsidR="00D43777">
        <w:rPr>
          <w:rFonts w:ascii="Times New Roman" w:hAnsi="Times New Roman" w:cs="Times New Roman"/>
          <w:sz w:val="24"/>
          <w:szCs w:val="24"/>
        </w:rPr>
        <w:t xml:space="preserve">the </w:t>
      </w:r>
      <w:r w:rsidR="00B768B5">
        <w:rPr>
          <w:rFonts w:ascii="Times New Roman" w:hAnsi="Times New Roman" w:cs="Times New Roman"/>
          <w:sz w:val="24"/>
          <w:szCs w:val="24"/>
        </w:rPr>
        <w:t>identification</w:t>
      </w:r>
      <w:r w:rsidR="00D43777">
        <w:rPr>
          <w:rFonts w:ascii="Times New Roman" w:hAnsi="Times New Roman" w:cs="Times New Roman"/>
          <w:sz w:val="24"/>
          <w:szCs w:val="24"/>
        </w:rPr>
        <w:t xml:space="preserve"> of </w:t>
      </w:r>
      <w:r w:rsidR="00B14337" w:rsidRPr="00941A05">
        <w:rPr>
          <w:rFonts w:ascii="Times New Roman" w:hAnsi="Times New Roman" w:cs="Times New Roman"/>
          <w:sz w:val="24"/>
          <w:szCs w:val="24"/>
        </w:rPr>
        <w:t xml:space="preserve">egg (albumin) possibly </w:t>
      </w:r>
      <w:r w:rsidR="00D43777">
        <w:rPr>
          <w:rFonts w:ascii="Times New Roman" w:hAnsi="Times New Roman" w:cs="Times New Roman"/>
          <w:sz w:val="24"/>
          <w:szCs w:val="24"/>
        </w:rPr>
        <w:t xml:space="preserve">used </w:t>
      </w:r>
      <w:r w:rsidR="00B14337" w:rsidRPr="00941A05">
        <w:rPr>
          <w:rFonts w:ascii="Times New Roman" w:hAnsi="Times New Roman" w:cs="Times New Roman"/>
          <w:sz w:val="24"/>
          <w:szCs w:val="24"/>
        </w:rPr>
        <w:t>as an ancient binder or adhesive, but states that results c</w:t>
      </w:r>
      <w:r w:rsidR="00B768B5">
        <w:rPr>
          <w:rFonts w:ascii="Times New Roman" w:hAnsi="Times New Roman" w:cs="Times New Roman"/>
          <w:sz w:val="24"/>
          <w:szCs w:val="24"/>
        </w:rPr>
        <w:t>ould not</w:t>
      </w:r>
      <w:r w:rsidR="00B14337" w:rsidRPr="00941A05">
        <w:rPr>
          <w:rFonts w:ascii="Times New Roman" w:hAnsi="Times New Roman" w:cs="Times New Roman"/>
          <w:sz w:val="24"/>
          <w:szCs w:val="24"/>
        </w:rPr>
        <w:t xml:space="preserve"> be </w:t>
      </w:r>
      <w:r w:rsidR="00923D90" w:rsidRPr="00941A05">
        <w:rPr>
          <w:rFonts w:ascii="Times New Roman" w:hAnsi="Times New Roman" w:cs="Times New Roman"/>
          <w:sz w:val="24"/>
          <w:szCs w:val="24"/>
        </w:rPr>
        <w:t>verified</w:t>
      </w:r>
      <w:r w:rsidR="00F81AB9">
        <w:rPr>
          <w:rFonts w:ascii="Times New Roman" w:hAnsi="Times New Roman" w:cs="Times New Roman"/>
          <w:sz w:val="24"/>
          <w:szCs w:val="24"/>
        </w:rPr>
        <w:t>.</w:t>
      </w:r>
      <w:r w:rsidR="00CF76C9" w:rsidRPr="002E4E18">
        <w:rPr>
          <w:rFonts w:ascii="Times New Roman" w:hAnsi="Times New Roman" w:cs="Times New Roman"/>
          <w:sz w:val="24"/>
          <w:szCs w:val="24"/>
          <w:vertAlign w:val="superscript"/>
        </w:rPr>
        <w:t>45</w:t>
      </w:r>
      <w:r w:rsidR="00B14337" w:rsidRPr="00941A05">
        <w:rPr>
          <w:rFonts w:ascii="Times New Roman" w:hAnsi="Times New Roman" w:cs="Times New Roman"/>
          <w:sz w:val="24"/>
          <w:szCs w:val="24"/>
        </w:rPr>
        <w:t xml:space="preserve"> </w:t>
      </w:r>
      <w:r w:rsidR="0009524F">
        <w:rPr>
          <w:rFonts w:ascii="Times New Roman" w:hAnsi="Times New Roman" w:cs="Times New Roman"/>
          <w:sz w:val="24"/>
          <w:szCs w:val="24"/>
        </w:rPr>
        <w:t>S</w:t>
      </w:r>
      <w:r w:rsidR="0009524F" w:rsidRPr="00941A05">
        <w:rPr>
          <w:rFonts w:ascii="Times New Roman" w:hAnsi="Times New Roman" w:cs="Times New Roman"/>
          <w:sz w:val="24"/>
          <w:szCs w:val="24"/>
        </w:rPr>
        <w:t xml:space="preserve">uch complex </w:t>
      </w:r>
      <w:r w:rsidR="0009524F">
        <w:rPr>
          <w:rFonts w:ascii="Times New Roman" w:hAnsi="Times New Roman" w:cs="Times New Roman"/>
          <w:sz w:val="24"/>
          <w:szCs w:val="24"/>
        </w:rPr>
        <w:t>investigations have significantly advanced through</w:t>
      </w:r>
      <w:r w:rsidR="0009524F" w:rsidRPr="00941A05">
        <w:rPr>
          <w:rFonts w:ascii="Times New Roman" w:hAnsi="Times New Roman" w:cs="Times New Roman"/>
          <w:sz w:val="24"/>
          <w:szCs w:val="24"/>
        </w:rPr>
        <w:t xml:space="preserve"> </w:t>
      </w:r>
      <w:r w:rsidR="00923D90">
        <w:rPr>
          <w:rFonts w:ascii="Times New Roman" w:hAnsi="Times New Roman" w:cs="Times New Roman"/>
          <w:sz w:val="24"/>
          <w:szCs w:val="24"/>
        </w:rPr>
        <w:t xml:space="preserve">the development of </w:t>
      </w:r>
      <w:r w:rsidR="001B4D42" w:rsidRPr="00941A05">
        <w:rPr>
          <w:rFonts w:ascii="Times New Roman" w:hAnsi="Times New Roman" w:cs="Times New Roman"/>
          <w:sz w:val="24"/>
          <w:szCs w:val="24"/>
        </w:rPr>
        <w:t>more sensitive analytical instrumentation and techniques</w:t>
      </w:r>
      <w:r w:rsidR="009B0323" w:rsidRPr="00941A05">
        <w:rPr>
          <w:rFonts w:ascii="Times New Roman" w:hAnsi="Times New Roman" w:cs="Times New Roman"/>
          <w:sz w:val="24"/>
          <w:szCs w:val="24"/>
        </w:rPr>
        <w:t xml:space="preserve"> </w:t>
      </w:r>
      <w:r w:rsidR="00CF45D1">
        <w:rPr>
          <w:rFonts w:ascii="Times New Roman" w:hAnsi="Times New Roman" w:cs="Times New Roman"/>
          <w:sz w:val="24"/>
          <w:szCs w:val="24"/>
        </w:rPr>
        <w:t xml:space="preserve">that </w:t>
      </w:r>
      <w:r w:rsidR="009B0323" w:rsidRPr="00941A05">
        <w:rPr>
          <w:rFonts w:ascii="Times New Roman" w:hAnsi="Times New Roman" w:cs="Times New Roman"/>
          <w:sz w:val="24"/>
          <w:szCs w:val="24"/>
        </w:rPr>
        <w:t>enabl</w:t>
      </w:r>
      <w:r w:rsidR="00CF45D1">
        <w:rPr>
          <w:rFonts w:ascii="Times New Roman" w:hAnsi="Times New Roman" w:cs="Times New Roman"/>
          <w:sz w:val="24"/>
          <w:szCs w:val="24"/>
        </w:rPr>
        <w:t>e</w:t>
      </w:r>
      <w:r w:rsidR="009B0323" w:rsidRPr="00941A05">
        <w:rPr>
          <w:rFonts w:ascii="Times New Roman" w:hAnsi="Times New Roman" w:cs="Times New Roman"/>
          <w:sz w:val="24"/>
          <w:szCs w:val="24"/>
        </w:rPr>
        <w:t xml:space="preserve"> the precise identification of </w:t>
      </w:r>
      <w:r w:rsidR="00920DC7">
        <w:rPr>
          <w:rFonts w:ascii="Times New Roman" w:hAnsi="Times New Roman" w:cs="Times New Roman"/>
          <w:sz w:val="24"/>
          <w:szCs w:val="24"/>
        </w:rPr>
        <w:t xml:space="preserve">aged </w:t>
      </w:r>
      <w:r w:rsidR="009B0323" w:rsidRPr="00941A05">
        <w:rPr>
          <w:rFonts w:ascii="Times New Roman" w:hAnsi="Times New Roman" w:cs="Times New Roman"/>
          <w:sz w:val="24"/>
          <w:szCs w:val="24"/>
        </w:rPr>
        <w:t>material</w:t>
      </w:r>
      <w:r w:rsidR="006749E3">
        <w:rPr>
          <w:rFonts w:ascii="Times New Roman" w:hAnsi="Times New Roman" w:cs="Times New Roman"/>
          <w:sz w:val="24"/>
          <w:szCs w:val="24"/>
        </w:rPr>
        <w:t>s</w:t>
      </w:r>
      <w:r w:rsidR="00B14337" w:rsidRPr="00941A05">
        <w:rPr>
          <w:rFonts w:ascii="Times New Roman" w:hAnsi="Times New Roman" w:cs="Times New Roman"/>
          <w:sz w:val="24"/>
          <w:szCs w:val="24"/>
        </w:rPr>
        <w:t>.</w:t>
      </w:r>
      <w:r w:rsidR="00CF76C9" w:rsidRPr="002E4E18">
        <w:rPr>
          <w:rFonts w:ascii="Times New Roman" w:hAnsi="Times New Roman" w:cs="Times New Roman"/>
          <w:sz w:val="24"/>
          <w:szCs w:val="24"/>
          <w:vertAlign w:val="superscript"/>
        </w:rPr>
        <w:t>46</w:t>
      </w:r>
      <w:r w:rsidR="00920DC7">
        <w:rPr>
          <w:rFonts w:ascii="Times New Roman" w:hAnsi="Times New Roman" w:cs="Times New Roman"/>
          <w:sz w:val="24"/>
          <w:szCs w:val="24"/>
        </w:rPr>
        <w:t xml:space="preserve"> Yet, the question remains, why were the </w:t>
      </w:r>
      <w:r w:rsidR="00CC3C54">
        <w:rPr>
          <w:rFonts w:ascii="Times New Roman" w:hAnsi="Times New Roman" w:cs="Times New Roman"/>
          <w:sz w:val="24"/>
          <w:szCs w:val="24"/>
        </w:rPr>
        <w:t>Roman</w:t>
      </w:r>
      <w:r w:rsidR="001529F3">
        <w:rPr>
          <w:rFonts w:ascii="Times New Roman" w:hAnsi="Times New Roman" w:cs="Times New Roman"/>
          <w:sz w:val="24"/>
          <w:szCs w:val="24"/>
        </w:rPr>
        <w:t xml:space="preserve"> </w:t>
      </w:r>
      <w:r w:rsidR="00CC3C54">
        <w:rPr>
          <w:rFonts w:ascii="Times New Roman" w:hAnsi="Times New Roman" w:cs="Times New Roman"/>
          <w:sz w:val="24"/>
          <w:szCs w:val="24"/>
        </w:rPr>
        <w:t xml:space="preserve">Egyptian </w:t>
      </w:r>
      <w:r w:rsidR="00920DC7">
        <w:rPr>
          <w:rFonts w:ascii="Times New Roman" w:hAnsi="Times New Roman" w:cs="Times New Roman"/>
          <w:sz w:val="24"/>
          <w:szCs w:val="24"/>
        </w:rPr>
        <w:t>funerary panels coated with hen egg?</w:t>
      </w:r>
    </w:p>
    <w:p w14:paraId="0E79BE42" w14:textId="77777777" w:rsidR="00203901" w:rsidRPr="000D0849" w:rsidRDefault="00203901" w:rsidP="00AF76C2">
      <w:pPr>
        <w:pStyle w:val="Heading2"/>
        <w:rPr>
          <w:iCs w:val="0"/>
        </w:rPr>
      </w:pPr>
    </w:p>
    <w:p w14:paraId="08CD14E3" w14:textId="79361E5B" w:rsidR="00275220" w:rsidRPr="000E7F4C" w:rsidRDefault="00275220" w:rsidP="006F4C29">
      <w:pPr>
        <w:pStyle w:val="Heading2"/>
      </w:pPr>
      <w:r w:rsidRPr="000E7F4C">
        <w:t xml:space="preserve">Artistic </w:t>
      </w:r>
      <w:r w:rsidR="0009524F">
        <w:t>V</w:t>
      </w:r>
      <w:r w:rsidR="0009524F" w:rsidRPr="000E7F4C">
        <w:t>arnishes</w:t>
      </w:r>
    </w:p>
    <w:p w14:paraId="5FD620BB" w14:textId="005EF0DF" w:rsidR="006F4C29" w:rsidRPr="004B7B6A" w:rsidRDefault="00B97F39" w:rsidP="006F4C29">
      <w:pPr>
        <w:pStyle w:val="PlainText"/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A0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While various types of varnishes and glazes identified on </w:t>
      </w:r>
      <w:r w:rsidR="00C47F6F" w:rsidRPr="00941A05">
        <w:rPr>
          <w:rFonts w:ascii="Times New Roman" w:eastAsia="Times New Roman" w:hAnsi="Times New Roman" w:cs="Times New Roman"/>
          <w:sz w:val="24"/>
          <w:szCs w:val="24"/>
        </w:rPr>
        <w:t>painted artifacts</w:t>
      </w:r>
      <w:r w:rsidRPr="00941A05">
        <w:rPr>
          <w:rFonts w:ascii="Times New Roman" w:eastAsia="Times New Roman" w:hAnsi="Times New Roman" w:cs="Times New Roman"/>
          <w:sz w:val="24"/>
          <w:szCs w:val="24"/>
        </w:rPr>
        <w:t xml:space="preserve"> were likely applied as part of religious </w:t>
      </w:r>
      <w:r w:rsidR="0009524F" w:rsidRPr="12DB8E8A">
        <w:rPr>
          <w:rFonts w:ascii="Times New Roman" w:eastAsia="Times New Roman" w:hAnsi="Times New Roman" w:cs="Times New Roman"/>
          <w:sz w:val="24"/>
          <w:szCs w:val="24"/>
        </w:rPr>
        <w:t>ceremonies</w:t>
      </w:r>
      <w:r w:rsidRPr="00941A05">
        <w:rPr>
          <w:rFonts w:ascii="Times New Roman" w:eastAsia="Times New Roman" w:hAnsi="Times New Roman" w:cs="Times New Roman"/>
          <w:sz w:val="24"/>
          <w:szCs w:val="24"/>
        </w:rPr>
        <w:t xml:space="preserve">, their aesthetic function is also highly probable. Selectively applying a coating, sometimes pigmented, to create different </w:t>
      </w:r>
      <w:r w:rsidR="00920DC7">
        <w:rPr>
          <w:rFonts w:ascii="Times New Roman" w:eastAsia="Times New Roman" w:hAnsi="Times New Roman" w:cs="Times New Roman"/>
          <w:sz w:val="24"/>
          <w:szCs w:val="24"/>
        </w:rPr>
        <w:t xml:space="preserve">striking </w:t>
      </w:r>
      <w:r w:rsidRPr="00941A05">
        <w:rPr>
          <w:rFonts w:ascii="Times New Roman" w:eastAsia="Times New Roman" w:hAnsi="Times New Roman" w:cs="Times New Roman"/>
          <w:sz w:val="24"/>
          <w:szCs w:val="24"/>
        </w:rPr>
        <w:t>visual</w:t>
      </w:r>
      <w:r w:rsidR="009F1708">
        <w:rPr>
          <w:rFonts w:ascii="Times New Roman" w:eastAsia="Times New Roman" w:hAnsi="Times New Roman" w:cs="Times New Roman"/>
          <w:sz w:val="24"/>
          <w:szCs w:val="24"/>
        </w:rPr>
        <w:t xml:space="preserve"> impressions</w:t>
      </w:r>
      <w:r w:rsidRPr="00941A05">
        <w:rPr>
          <w:rFonts w:ascii="Times New Roman" w:eastAsia="Times New Roman" w:hAnsi="Times New Roman" w:cs="Times New Roman"/>
          <w:sz w:val="24"/>
          <w:szCs w:val="24"/>
        </w:rPr>
        <w:t xml:space="preserve"> such as </w:t>
      </w:r>
      <w:r w:rsidR="0036597A" w:rsidRPr="00941A0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41A05">
        <w:rPr>
          <w:rFonts w:ascii="Times New Roman" w:eastAsia="Times New Roman" w:hAnsi="Times New Roman" w:cs="Times New Roman"/>
          <w:sz w:val="24"/>
          <w:szCs w:val="24"/>
        </w:rPr>
        <w:t xml:space="preserve">contrasting matte and shiny surface are often </w:t>
      </w:r>
      <w:r w:rsidR="008F6582" w:rsidRPr="00941A05">
        <w:rPr>
          <w:rFonts w:ascii="Times New Roman" w:eastAsia="Times New Roman" w:hAnsi="Times New Roman" w:cs="Times New Roman"/>
          <w:sz w:val="24"/>
          <w:szCs w:val="24"/>
        </w:rPr>
        <w:t>described</w:t>
      </w:r>
      <w:r w:rsidR="00055F96">
        <w:rPr>
          <w:rFonts w:ascii="Times New Roman" w:eastAsia="Times New Roman" w:hAnsi="Times New Roman" w:cs="Times New Roman"/>
          <w:sz w:val="24"/>
          <w:szCs w:val="24"/>
        </w:rPr>
        <w:t>.</w:t>
      </w:r>
      <w:r w:rsidR="002E4243" w:rsidRPr="002E4E18">
        <w:rPr>
          <w:rFonts w:eastAsia="Times New Roman"/>
          <w:vertAlign w:val="superscript"/>
        </w:rPr>
        <w:t>47</w:t>
      </w:r>
      <w:r w:rsidR="00055F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C0C6B">
        <w:rPr>
          <w:rFonts w:ascii="Times New Roman" w:eastAsia="Times New Roman" w:hAnsi="Times New Roman" w:cs="Times New Roman"/>
          <w:sz w:val="24"/>
          <w:szCs w:val="24"/>
        </w:rPr>
        <w:t>For example, coatings</w:t>
      </w:r>
      <w:r w:rsidR="00920B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1A05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r w:rsidR="0009524F" w:rsidRPr="12DB8E8A">
        <w:rPr>
          <w:rFonts w:ascii="Times New Roman" w:eastAsia="Times New Roman" w:hAnsi="Times New Roman" w:cs="Times New Roman"/>
          <w:sz w:val="24"/>
          <w:szCs w:val="24"/>
        </w:rPr>
        <w:t>a Nineteenth</w:t>
      </w:r>
      <w:r w:rsidR="00920BE6" w:rsidRPr="00941A05">
        <w:rPr>
          <w:rFonts w:ascii="Times New Roman" w:eastAsia="Times New Roman" w:hAnsi="Times New Roman" w:cs="Times New Roman"/>
          <w:sz w:val="24"/>
          <w:szCs w:val="24"/>
        </w:rPr>
        <w:t xml:space="preserve"> Dynasty </w:t>
      </w:r>
      <w:r w:rsidR="0009524F" w:rsidRPr="12DB8E8A">
        <w:rPr>
          <w:rFonts w:ascii="Times New Roman" w:eastAsia="Times New Roman" w:hAnsi="Times New Roman" w:cs="Times New Roman"/>
          <w:sz w:val="24"/>
          <w:szCs w:val="24"/>
        </w:rPr>
        <w:t xml:space="preserve">(ca. </w:t>
      </w:r>
      <w:r w:rsidR="009478B1">
        <w:rPr>
          <w:rFonts w:ascii="Times New Roman" w:eastAsia="Times New Roman" w:hAnsi="Times New Roman" w:cs="Times New Roman"/>
          <w:sz w:val="24"/>
          <w:szCs w:val="24"/>
        </w:rPr>
        <w:t>1298</w:t>
      </w:r>
      <w:r w:rsidR="0009524F" w:rsidRPr="12DB8E8A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9478B1">
        <w:rPr>
          <w:rFonts w:ascii="Times New Roman" w:eastAsia="Times New Roman" w:hAnsi="Times New Roman" w:cs="Times New Roman"/>
          <w:sz w:val="24"/>
          <w:szCs w:val="24"/>
        </w:rPr>
        <w:t>1187 BC</w:t>
      </w:r>
      <w:r w:rsidR="002E4243" w:rsidRPr="12DB8E8A">
        <w:rPr>
          <w:rFonts w:ascii="Times New Roman" w:eastAsia="Times New Roman" w:hAnsi="Times New Roman" w:cs="Times New Roman"/>
          <w:sz w:val="24"/>
          <w:szCs w:val="24"/>
        </w:rPr>
        <w:t>E</w:t>
      </w:r>
      <w:r w:rsidR="009478B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920BE6" w:rsidRPr="00941A05">
        <w:rPr>
          <w:rFonts w:ascii="Times New Roman" w:eastAsia="Times New Roman" w:hAnsi="Times New Roman" w:cs="Times New Roman"/>
          <w:sz w:val="24"/>
          <w:szCs w:val="24"/>
        </w:rPr>
        <w:t xml:space="preserve">wall painting </w:t>
      </w:r>
      <w:r w:rsidR="00920BE6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="00920BE6" w:rsidRPr="00941A05">
        <w:rPr>
          <w:rFonts w:ascii="Times New Roman" w:eastAsia="Times New Roman" w:hAnsi="Times New Roman" w:cs="Times New Roman"/>
          <w:sz w:val="24"/>
          <w:szCs w:val="24"/>
        </w:rPr>
        <w:t>the tomb of Nefertari</w:t>
      </w:r>
      <w:r w:rsidR="00920BE6">
        <w:rPr>
          <w:rFonts w:ascii="Times New Roman" w:eastAsia="Times New Roman" w:hAnsi="Times New Roman" w:cs="Times New Roman"/>
          <w:sz w:val="24"/>
          <w:szCs w:val="24"/>
        </w:rPr>
        <w:t xml:space="preserve"> and from</w:t>
      </w:r>
      <w:r w:rsidR="00920BE6" w:rsidRPr="00941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9524F" w:rsidRPr="12DB8E8A">
        <w:rPr>
          <w:rFonts w:ascii="Times New Roman" w:eastAsia="Times New Roman" w:hAnsi="Times New Roman" w:cs="Times New Roman"/>
          <w:sz w:val="24"/>
          <w:szCs w:val="24"/>
        </w:rPr>
        <w:t xml:space="preserve">Twenty-Second </w:t>
      </w:r>
      <w:r w:rsidR="00275220" w:rsidRPr="00941A05">
        <w:rPr>
          <w:rFonts w:ascii="Times New Roman" w:eastAsia="Times New Roman" w:hAnsi="Times New Roman" w:cs="Times New Roman"/>
          <w:sz w:val="24"/>
          <w:szCs w:val="24"/>
        </w:rPr>
        <w:t xml:space="preserve">Dynasty </w:t>
      </w:r>
      <w:r w:rsidR="0009524F" w:rsidRPr="12DB8E8A">
        <w:rPr>
          <w:rFonts w:ascii="Times New Roman" w:eastAsia="Times New Roman" w:hAnsi="Times New Roman" w:cs="Times New Roman"/>
          <w:sz w:val="24"/>
          <w:szCs w:val="24"/>
        </w:rPr>
        <w:t xml:space="preserve">(ca. </w:t>
      </w:r>
      <w:r w:rsidR="009478B1">
        <w:rPr>
          <w:rFonts w:ascii="Times New Roman" w:eastAsia="Times New Roman" w:hAnsi="Times New Roman" w:cs="Times New Roman"/>
          <w:sz w:val="24"/>
          <w:szCs w:val="24"/>
        </w:rPr>
        <w:t>948</w:t>
      </w:r>
      <w:r w:rsidR="0009524F" w:rsidRPr="12DB8E8A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9478B1">
        <w:rPr>
          <w:rFonts w:ascii="Times New Roman" w:eastAsia="Times New Roman" w:hAnsi="Times New Roman" w:cs="Times New Roman"/>
          <w:sz w:val="24"/>
          <w:szCs w:val="24"/>
        </w:rPr>
        <w:t>743 BC</w:t>
      </w:r>
      <w:r w:rsidR="002E4243" w:rsidRPr="12DB8E8A">
        <w:rPr>
          <w:rFonts w:ascii="Times New Roman" w:eastAsia="Times New Roman" w:hAnsi="Times New Roman" w:cs="Times New Roman"/>
          <w:sz w:val="24"/>
          <w:szCs w:val="24"/>
        </w:rPr>
        <w:t>E</w:t>
      </w:r>
      <w:r w:rsidR="009478B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941A05">
        <w:rPr>
          <w:rFonts w:ascii="Times New Roman" w:eastAsia="Times New Roman" w:hAnsi="Times New Roman" w:cs="Times New Roman"/>
          <w:sz w:val="24"/>
          <w:szCs w:val="24"/>
        </w:rPr>
        <w:t>coffin</w:t>
      </w:r>
      <w:r w:rsidR="00275220" w:rsidRPr="00941A05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="00FC0C6B">
        <w:rPr>
          <w:rFonts w:ascii="Times New Roman" w:eastAsia="Times New Roman" w:hAnsi="Times New Roman" w:cs="Times New Roman"/>
          <w:sz w:val="24"/>
          <w:szCs w:val="24"/>
        </w:rPr>
        <w:t>contained</w:t>
      </w:r>
      <w:r w:rsidR="00FC0C6B" w:rsidRPr="00941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1A05">
        <w:rPr>
          <w:rFonts w:ascii="Times New Roman" w:eastAsia="Times New Roman" w:hAnsi="Times New Roman" w:cs="Times New Roman"/>
          <w:sz w:val="24"/>
          <w:szCs w:val="24"/>
        </w:rPr>
        <w:t xml:space="preserve">pigmented </w:t>
      </w:r>
      <w:r w:rsidR="00C47F6F" w:rsidRPr="00941A05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941A05">
        <w:rPr>
          <w:rFonts w:ascii="Times New Roman" w:eastAsia="Times New Roman" w:hAnsi="Times New Roman" w:cs="Times New Roman"/>
          <w:sz w:val="24"/>
          <w:szCs w:val="24"/>
        </w:rPr>
        <w:t>istacia resin to create a contrasting shiny/matt</w:t>
      </w:r>
      <w:r w:rsidR="0009524F" w:rsidRPr="12DB8E8A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941A05">
        <w:rPr>
          <w:rFonts w:ascii="Times New Roman" w:eastAsia="Times New Roman" w:hAnsi="Times New Roman" w:cs="Times New Roman"/>
          <w:sz w:val="24"/>
          <w:szCs w:val="24"/>
        </w:rPr>
        <w:t xml:space="preserve"> and golden</w:t>
      </w:r>
      <w:r w:rsidR="0009524F" w:rsidRPr="12DB8E8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941A05">
        <w:rPr>
          <w:rFonts w:ascii="Times New Roman" w:eastAsia="Times New Roman" w:hAnsi="Times New Roman" w:cs="Times New Roman"/>
          <w:sz w:val="24"/>
          <w:szCs w:val="24"/>
        </w:rPr>
        <w:t>colored appearance</w:t>
      </w:r>
      <w:r w:rsidR="00920BE6">
        <w:rPr>
          <w:rFonts w:ascii="Times New Roman" w:eastAsia="Times New Roman" w:hAnsi="Times New Roman" w:cs="Times New Roman"/>
          <w:sz w:val="24"/>
          <w:szCs w:val="24"/>
        </w:rPr>
        <w:t>.</w:t>
      </w:r>
      <w:r w:rsidR="002E4243" w:rsidRPr="002E4E18">
        <w:rPr>
          <w:rFonts w:eastAsia="Times New Roman"/>
          <w:vertAlign w:val="superscript"/>
        </w:rPr>
        <w:t>48</w:t>
      </w:r>
      <w:r w:rsidR="002E4243" w:rsidRPr="12DB8E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9524F" w:rsidRPr="12DB8E8A">
        <w:rPr>
          <w:rFonts w:ascii="Times New Roman" w:eastAsia="Times New Roman" w:hAnsi="Times New Roman" w:cs="Times New Roman"/>
          <w:sz w:val="24"/>
          <w:szCs w:val="24"/>
        </w:rPr>
        <w:t>While b</w:t>
      </w:r>
      <w:r w:rsidRPr="00941A05">
        <w:rPr>
          <w:rFonts w:ascii="Times New Roman" w:eastAsia="Times New Roman" w:hAnsi="Times New Roman" w:cs="Times New Roman"/>
          <w:sz w:val="24"/>
          <w:szCs w:val="24"/>
        </w:rPr>
        <w:t xml:space="preserve">oth natural tree resin and egg white were </w:t>
      </w:r>
      <w:r w:rsidR="009F1708">
        <w:rPr>
          <w:rFonts w:ascii="Times New Roman" w:eastAsia="Times New Roman" w:hAnsi="Times New Roman" w:cs="Times New Roman"/>
          <w:sz w:val="24"/>
          <w:szCs w:val="24"/>
        </w:rPr>
        <w:t xml:space="preserve">detected </w:t>
      </w:r>
      <w:r w:rsidR="00275220" w:rsidRPr="00941A05">
        <w:rPr>
          <w:rFonts w:ascii="Times New Roman" w:eastAsia="Times New Roman" w:hAnsi="Times New Roman" w:cs="Times New Roman"/>
          <w:sz w:val="24"/>
          <w:szCs w:val="24"/>
        </w:rPr>
        <w:t>on the</w:t>
      </w:r>
      <w:r w:rsidR="00B573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D6FBA">
        <w:rPr>
          <w:rFonts w:ascii="Times New Roman" w:eastAsia="Times New Roman" w:hAnsi="Times New Roman" w:cs="Times New Roman"/>
          <w:sz w:val="24"/>
          <w:szCs w:val="24"/>
        </w:rPr>
        <w:t>Nefertari</w:t>
      </w:r>
      <w:r w:rsidR="0036597A" w:rsidRPr="00941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75220" w:rsidRPr="00941A05">
        <w:rPr>
          <w:rFonts w:ascii="Times New Roman" w:eastAsia="Times New Roman" w:hAnsi="Times New Roman" w:cs="Times New Roman"/>
          <w:sz w:val="24"/>
          <w:szCs w:val="24"/>
        </w:rPr>
        <w:t>wall painting</w:t>
      </w:r>
      <w:r w:rsidR="0036597A" w:rsidRPr="00941A05">
        <w:rPr>
          <w:rFonts w:ascii="Times New Roman" w:eastAsia="Times New Roman" w:hAnsi="Times New Roman" w:cs="Times New Roman"/>
          <w:sz w:val="24"/>
          <w:szCs w:val="24"/>
        </w:rPr>
        <w:t>s</w:t>
      </w:r>
      <w:r w:rsidR="00275220" w:rsidRPr="00941A05">
        <w:rPr>
          <w:rFonts w:ascii="Times New Roman" w:eastAsia="Times New Roman" w:hAnsi="Times New Roman" w:cs="Times New Roman"/>
          <w:sz w:val="24"/>
          <w:szCs w:val="24"/>
        </w:rPr>
        <w:t>, however</w:t>
      </w:r>
      <w:r w:rsidRPr="00941A05">
        <w:rPr>
          <w:rFonts w:ascii="Times New Roman" w:eastAsia="Times New Roman" w:hAnsi="Times New Roman" w:cs="Times New Roman"/>
          <w:sz w:val="24"/>
          <w:szCs w:val="24"/>
        </w:rPr>
        <w:t>, traces of egg albumen c</w:t>
      </w:r>
      <w:r w:rsidR="00BA6E27">
        <w:rPr>
          <w:rFonts w:ascii="Times New Roman" w:eastAsia="Times New Roman" w:hAnsi="Times New Roman" w:cs="Times New Roman"/>
          <w:sz w:val="24"/>
          <w:szCs w:val="24"/>
        </w:rPr>
        <w:t xml:space="preserve">ould </w:t>
      </w:r>
      <w:r w:rsidR="005A22F4">
        <w:rPr>
          <w:rFonts w:ascii="Times New Roman" w:eastAsia="Times New Roman" w:hAnsi="Times New Roman" w:cs="Times New Roman"/>
          <w:sz w:val="24"/>
          <w:szCs w:val="24"/>
        </w:rPr>
        <w:t xml:space="preserve">not </w:t>
      </w:r>
      <w:r w:rsidR="005A22F4" w:rsidRPr="00941A05">
        <w:rPr>
          <w:rFonts w:ascii="Times New Roman" w:eastAsia="Times New Roman" w:hAnsi="Times New Roman" w:cs="Times New Roman"/>
          <w:sz w:val="24"/>
          <w:szCs w:val="24"/>
        </w:rPr>
        <w:t>be</w:t>
      </w:r>
      <w:r w:rsidRPr="00941A05">
        <w:rPr>
          <w:rFonts w:ascii="Times New Roman" w:eastAsia="Times New Roman" w:hAnsi="Times New Roman" w:cs="Times New Roman"/>
          <w:sz w:val="24"/>
          <w:szCs w:val="24"/>
        </w:rPr>
        <w:t xml:space="preserve"> confirmed as ancient</w:t>
      </w:r>
      <w:r w:rsidR="0009524F" w:rsidRPr="12DB8E8A">
        <w:rPr>
          <w:rFonts w:ascii="Times New Roman" w:eastAsia="Times New Roman" w:hAnsi="Times New Roman" w:cs="Times New Roman"/>
          <w:sz w:val="24"/>
          <w:szCs w:val="24"/>
        </w:rPr>
        <w:t xml:space="preserve"> due to the extensive amount of modern restoration</w:t>
      </w:r>
      <w:r w:rsidRPr="00941A05">
        <w:rPr>
          <w:rFonts w:ascii="Times New Roman" w:eastAsia="Times New Roman" w:hAnsi="Times New Roman" w:cs="Times New Roman"/>
          <w:sz w:val="24"/>
          <w:szCs w:val="24"/>
        </w:rPr>
        <w:t>.</w:t>
      </w:r>
      <w:r w:rsidR="002E4243" w:rsidRPr="002E4E18">
        <w:rPr>
          <w:rFonts w:eastAsia="Times New Roman"/>
          <w:vertAlign w:val="superscript"/>
        </w:rPr>
        <w:t>49</w:t>
      </w:r>
      <w:r w:rsidRPr="00941A0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6F4C29">
        <w:rPr>
          <w:rFonts w:ascii="Times New Roman" w:eastAsia="Times New Roman" w:hAnsi="Times New Roman" w:cs="Times New Roman"/>
          <w:sz w:val="24"/>
          <w:szCs w:val="24"/>
        </w:rPr>
        <w:tab/>
      </w:r>
      <w:r w:rsidR="006F4C29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0C528B1" w14:textId="4D58E99D" w:rsidR="00997AFC" w:rsidRPr="004B7B6A" w:rsidRDefault="00997AFC" w:rsidP="002E4E18">
      <w:pPr>
        <w:pStyle w:val="PlainText"/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Thus far, e</w:t>
      </w:r>
      <w:r w:rsidRPr="00941A05">
        <w:rPr>
          <w:rFonts w:ascii="Times New Roman" w:eastAsia="Times New Roman" w:hAnsi="Times New Roman" w:cs="Times New Roman"/>
          <w:sz w:val="24"/>
          <w:szCs w:val="24"/>
        </w:rPr>
        <w:t>vidence for the use of egg ha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941A05">
        <w:rPr>
          <w:rFonts w:ascii="Times New Roman" w:eastAsia="Times New Roman" w:hAnsi="Times New Roman" w:cs="Times New Roman"/>
          <w:sz w:val="24"/>
          <w:szCs w:val="24"/>
        </w:rPr>
        <w:t xml:space="preserve"> not been firmly identified for rituals or as protective coatings in the funerary context in Egypt during the first to third centuries </w:t>
      </w:r>
      <w:r w:rsidR="001529F3">
        <w:rPr>
          <w:rFonts w:ascii="Times New Roman" w:eastAsia="Times New Roman" w:hAnsi="Times New Roman" w:cs="Times New Roman"/>
          <w:sz w:val="24"/>
          <w:szCs w:val="24"/>
        </w:rPr>
        <w:t>CE</w:t>
      </w:r>
      <w:r w:rsidRPr="00941A05">
        <w:rPr>
          <w:rFonts w:ascii="Times New Roman" w:eastAsia="Times New Roman" w:hAnsi="Times New Roman" w:cs="Times New Roman"/>
          <w:sz w:val="24"/>
          <w:szCs w:val="24"/>
        </w:rPr>
        <w:t xml:space="preserve">. Therefore, </w:t>
      </w:r>
      <w:r>
        <w:rPr>
          <w:rFonts w:ascii="Times New Roman" w:eastAsia="Times New Roman" w:hAnsi="Times New Roman" w:cs="Times New Roman"/>
          <w:sz w:val="24"/>
          <w:szCs w:val="24"/>
        </w:rPr>
        <w:t>evidence</w:t>
      </w:r>
      <w:r w:rsidRPr="00941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C0C6B">
        <w:rPr>
          <w:rFonts w:ascii="Times New Roman" w:eastAsia="Times New Roman" w:hAnsi="Times New Roman" w:cs="Times New Roman"/>
          <w:sz w:val="24"/>
          <w:szCs w:val="24"/>
        </w:rPr>
        <w:t xml:space="preserve">presented here </w:t>
      </w:r>
      <w:r w:rsidRPr="00941A05">
        <w:rPr>
          <w:rFonts w:ascii="Times New Roman" w:eastAsia="Times New Roman" w:hAnsi="Times New Roman" w:cs="Times New Roman"/>
          <w:sz w:val="24"/>
          <w:szCs w:val="24"/>
        </w:rPr>
        <w:t xml:space="preserve">of a hen egg coating, </w:t>
      </w:r>
      <w:r>
        <w:rPr>
          <w:rFonts w:ascii="Times New Roman" w:eastAsia="Times New Roman" w:hAnsi="Times New Roman" w:cs="Times New Roman"/>
          <w:sz w:val="24"/>
          <w:szCs w:val="24"/>
        </w:rPr>
        <w:t>confirmed</w:t>
      </w:r>
      <w:r w:rsidRPr="00941A05">
        <w:rPr>
          <w:rFonts w:ascii="Times New Roman" w:eastAsia="Times New Roman" w:hAnsi="Times New Roman" w:cs="Times New Roman"/>
          <w:sz w:val="24"/>
          <w:szCs w:val="24"/>
        </w:rPr>
        <w:t xml:space="preserve"> as ancient on two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Roman-Egyptian </w:t>
      </w:r>
      <w:r w:rsidRPr="00941A05">
        <w:rPr>
          <w:rFonts w:ascii="Times New Roman" w:eastAsia="Times New Roman" w:hAnsi="Times New Roman" w:cs="Times New Roman"/>
          <w:sz w:val="24"/>
          <w:szCs w:val="24"/>
        </w:rPr>
        <w:t>painted panels</w:t>
      </w:r>
      <w:r w:rsidR="00FC0C6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41A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reveals a</w:t>
      </w:r>
      <w:r w:rsidRPr="00941A05">
        <w:rPr>
          <w:rFonts w:ascii="Times New Roman" w:eastAsia="Times New Roman" w:hAnsi="Times New Roman" w:cs="Times New Roman"/>
          <w:sz w:val="24"/>
          <w:szCs w:val="24"/>
        </w:rPr>
        <w:t xml:space="preserve"> unique function, potentially introducing a new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1A05">
        <w:rPr>
          <w:rFonts w:ascii="Times New Roman" w:eastAsia="Times New Roman" w:hAnsi="Times New Roman" w:cs="Times New Roman"/>
          <w:sz w:val="24"/>
          <w:szCs w:val="24"/>
        </w:rPr>
        <w:t>practice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an </w:t>
      </w:r>
      <w:r w:rsidRPr="00941A05">
        <w:rPr>
          <w:rFonts w:ascii="Times New Roman" w:eastAsia="Times New Roman" w:hAnsi="Times New Roman" w:cs="Times New Roman"/>
          <w:sz w:val="24"/>
          <w:szCs w:val="24"/>
        </w:rPr>
        <w:t xml:space="preserve">enduring Egyptian funerary </w:t>
      </w:r>
      <w:r>
        <w:rPr>
          <w:rFonts w:ascii="Times New Roman" w:eastAsia="Times New Roman" w:hAnsi="Times New Roman" w:cs="Times New Roman"/>
          <w:sz w:val="24"/>
          <w:szCs w:val="24"/>
        </w:rPr>
        <w:t>ritual</w:t>
      </w:r>
      <w:r w:rsidRPr="00941A05">
        <w:rPr>
          <w:rFonts w:ascii="Times New Roman" w:eastAsia="Times New Roman" w:hAnsi="Times New Roman" w:cs="Times New Roman"/>
          <w:sz w:val="24"/>
          <w:szCs w:val="24"/>
        </w:rPr>
        <w:t>.</w:t>
      </w:r>
      <w:r w:rsidR="002E4243" w:rsidRPr="002E4E1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50</w:t>
      </w:r>
    </w:p>
    <w:p w14:paraId="65B980C3" w14:textId="77777777" w:rsidR="00203901" w:rsidRDefault="00203901" w:rsidP="00AF76C2">
      <w:pPr>
        <w:pStyle w:val="Heading2"/>
      </w:pPr>
    </w:p>
    <w:p w14:paraId="72E16CB9" w14:textId="6706FAEF" w:rsidR="00B97F39" w:rsidRPr="000E7F4C" w:rsidRDefault="0009524F" w:rsidP="002E4E18">
      <w:pPr>
        <w:pStyle w:val="Heading1"/>
      </w:pPr>
      <w:r w:rsidRPr="000E7F4C">
        <w:t>Egg Symbolism</w:t>
      </w:r>
    </w:p>
    <w:p w14:paraId="1CABB6E7" w14:textId="3C5B1A75" w:rsidR="006F4C29" w:rsidRPr="006F4C29" w:rsidRDefault="00927D98" w:rsidP="002E4E18">
      <w:pPr>
        <w:jc w:val="left"/>
      </w:pPr>
      <w:r w:rsidRPr="00941A05">
        <w:t>T</w:t>
      </w:r>
      <w:r w:rsidR="00B97F39" w:rsidRPr="00941A05">
        <w:t xml:space="preserve">he </w:t>
      </w:r>
      <w:r w:rsidRPr="00941A05">
        <w:t xml:space="preserve">powerful </w:t>
      </w:r>
      <w:r w:rsidR="00B97F39" w:rsidRPr="00941A05">
        <w:t xml:space="preserve">symbolism </w:t>
      </w:r>
      <w:r w:rsidR="009D3FA6">
        <w:t xml:space="preserve">of </w:t>
      </w:r>
      <w:r w:rsidR="564F4BC2" w:rsidRPr="00941A05">
        <w:t xml:space="preserve">the egg </w:t>
      </w:r>
      <w:r w:rsidR="008A0DDD" w:rsidRPr="00941A05">
        <w:t xml:space="preserve">in antiquity </w:t>
      </w:r>
      <w:r w:rsidRPr="00941A05">
        <w:t xml:space="preserve">cannot be overlooked. </w:t>
      </w:r>
      <w:r w:rsidR="009D3FA6">
        <w:t xml:space="preserve">Its </w:t>
      </w:r>
      <w:r w:rsidR="00E97F71" w:rsidRPr="00941A05">
        <w:t>significance was recognized in Hellenic cultures</w:t>
      </w:r>
      <w:r w:rsidR="005E1147">
        <w:t xml:space="preserve"> </w:t>
      </w:r>
      <w:r w:rsidR="00E97F71" w:rsidRPr="00941A05">
        <w:t xml:space="preserve">as an offering and </w:t>
      </w:r>
      <w:r w:rsidR="0009524F">
        <w:t xml:space="preserve">as a </w:t>
      </w:r>
      <w:r w:rsidR="00E97F71" w:rsidRPr="00941A05">
        <w:t>symbol of rebirth.</w:t>
      </w:r>
      <w:r w:rsidR="002E4243" w:rsidRPr="002E4E18">
        <w:rPr>
          <w:vertAlign w:val="superscript"/>
        </w:rPr>
        <w:t>51</w:t>
      </w:r>
      <w:r w:rsidR="002E4243">
        <w:t xml:space="preserve"> </w:t>
      </w:r>
      <w:bookmarkStart w:id="82" w:name="_Hlk133784221"/>
      <w:r w:rsidR="009D3FA6">
        <w:t>T</w:t>
      </w:r>
      <w:r w:rsidR="00E97F71" w:rsidRPr="00941A05">
        <w:t xml:space="preserve">he </w:t>
      </w:r>
      <w:r w:rsidR="00B97F39" w:rsidRPr="00941A05">
        <w:t xml:space="preserve">egg </w:t>
      </w:r>
      <w:r w:rsidR="0009524F">
        <w:t xml:space="preserve">also has deep resonance </w:t>
      </w:r>
      <w:r w:rsidR="00B97F39" w:rsidRPr="00941A05">
        <w:t>as part of the Egyptian creation myth, represent</w:t>
      </w:r>
      <w:r w:rsidR="009F1708">
        <w:t>ing</w:t>
      </w:r>
      <w:r w:rsidR="00B97F39" w:rsidRPr="00941A05">
        <w:t xml:space="preserve"> rebirth and </w:t>
      </w:r>
      <w:r w:rsidR="009F1708">
        <w:t xml:space="preserve">the </w:t>
      </w:r>
      <w:r w:rsidR="00B97F39" w:rsidRPr="00941A05">
        <w:t>renewal of life.</w:t>
      </w:r>
      <w:r w:rsidR="002E4243" w:rsidRPr="002E4E18">
        <w:rPr>
          <w:vertAlign w:val="superscript"/>
        </w:rPr>
        <w:t>52</w:t>
      </w:r>
      <w:bookmarkStart w:id="83" w:name="_Hlk133783654"/>
      <w:r w:rsidR="00203901">
        <w:t>A</w:t>
      </w:r>
      <w:r w:rsidR="00B97F39" w:rsidRPr="00941A05">
        <w:t xml:space="preserve">s a cosmic </w:t>
      </w:r>
      <w:r w:rsidRPr="00941A05">
        <w:t>motif</w:t>
      </w:r>
      <w:r w:rsidR="005E1147">
        <w:t>,</w:t>
      </w:r>
      <w:r w:rsidR="00B97F39" w:rsidRPr="00941A05">
        <w:t xml:space="preserve"> </w:t>
      </w:r>
      <w:r w:rsidR="00203901">
        <w:t>t</w:t>
      </w:r>
      <w:r w:rsidR="00203901" w:rsidRPr="00941A05">
        <w:t xml:space="preserve">he egg </w:t>
      </w:r>
      <w:r w:rsidR="00B97F39" w:rsidRPr="00941A05">
        <w:t xml:space="preserve">is </w:t>
      </w:r>
      <w:r w:rsidR="003E08ED" w:rsidRPr="00941A05">
        <w:t xml:space="preserve">connected to the continuation of human </w:t>
      </w:r>
      <w:r w:rsidR="00F86A67" w:rsidRPr="00941A05">
        <w:t>breath</w:t>
      </w:r>
      <w:r w:rsidR="003E08ED" w:rsidRPr="00941A05">
        <w:t xml:space="preserve"> after death</w:t>
      </w:r>
      <w:r w:rsidR="00F86A67" w:rsidRPr="00941A05">
        <w:t>.</w:t>
      </w:r>
      <w:r w:rsidR="002E4243" w:rsidRPr="002E4E18">
        <w:rPr>
          <w:vertAlign w:val="superscript"/>
        </w:rPr>
        <w:t>53</w:t>
      </w:r>
      <w:r w:rsidR="002E4243">
        <w:rPr>
          <w:vertAlign w:val="superscript"/>
        </w:rPr>
        <w:t xml:space="preserve"> </w:t>
      </w:r>
      <w:r w:rsidR="000F7502" w:rsidRPr="00941A05">
        <w:t xml:space="preserve">The egg </w:t>
      </w:r>
      <w:r w:rsidR="00B53832" w:rsidRPr="00941A05">
        <w:t>embodies</w:t>
      </w:r>
      <w:r w:rsidRPr="00941A05">
        <w:t xml:space="preserve"> </w:t>
      </w:r>
      <w:r w:rsidR="003E08ED" w:rsidRPr="00941A05">
        <w:t>divinities</w:t>
      </w:r>
      <w:r w:rsidR="00B97F39" w:rsidRPr="00941A05">
        <w:t xml:space="preserve">, </w:t>
      </w:r>
      <w:r w:rsidR="00445750" w:rsidRPr="00941A05">
        <w:t xml:space="preserve">gods of creation </w:t>
      </w:r>
      <w:r w:rsidR="00B97F39" w:rsidRPr="00941A05">
        <w:t>such</w:t>
      </w:r>
      <w:r w:rsidR="00445750">
        <w:t xml:space="preserve"> as</w:t>
      </w:r>
      <w:r w:rsidR="00B97F39" w:rsidRPr="00941A05">
        <w:t xml:space="preserve"> Thoth and Amun, </w:t>
      </w:r>
      <w:r w:rsidRPr="00941A05">
        <w:t xml:space="preserve">Isis </w:t>
      </w:r>
      <w:r w:rsidR="00B97F39" w:rsidRPr="00941A05">
        <w:t xml:space="preserve">and </w:t>
      </w:r>
      <w:r w:rsidR="00445750">
        <w:t>Osiris</w:t>
      </w:r>
      <w:r w:rsidR="0009524F">
        <w:t>,</w:t>
      </w:r>
      <w:r w:rsidR="00445750">
        <w:t xml:space="preserve"> and their son </w:t>
      </w:r>
      <w:r w:rsidR="00B97F39" w:rsidRPr="00941A05">
        <w:t>Horus</w:t>
      </w:r>
      <w:r w:rsidR="0060118C" w:rsidRPr="00941A05">
        <w:t>,</w:t>
      </w:r>
      <w:r w:rsidR="00B97F39" w:rsidRPr="00941A05">
        <w:t xml:space="preserve"> born as the sun god in the form of an egg.</w:t>
      </w:r>
      <w:r w:rsidR="002E4243" w:rsidRPr="002E4E18">
        <w:rPr>
          <w:vertAlign w:val="superscript"/>
        </w:rPr>
        <w:t>54</w:t>
      </w:r>
      <w:r w:rsidR="00B97F39" w:rsidRPr="00941A05">
        <w:t xml:space="preserve"> </w:t>
      </w:r>
      <w:bookmarkEnd w:id="82"/>
      <w:bookmarkEnd w:id="83"/>
      <w:r w:rsidR="16DAF7A5" w:rsidRPr="00941A05">
        <w:t xml:space="preserve">It should not be surprising that the deeply symbolic egg would </w:t>
      </w:r>
      <w:r w:rsidR="003E08ED" w:rsidRPr="00941A05">
        <w:t>be</w:t>
      </w:r>
      <w:r w:rsidR="00B97F39" w:rsidRPr="00941A05">
        <w:t xml:space="preserve"> </w:t>
      </w:r>
      <w:r w:rsidR="005B74A1">
        <w:t>selected</w:t>
      </w:r>
      <w:r w:rsidR="00B97F39" w:rsidRPr="00941A05">
        <w:t xml:space="preserve"> as a material for anointing the deceased, </w:t>
      </w:r>
      <w:r w:rsidR="005B74A1">
        <w:t xml:space="preserve">to </w:t>
      </w:r>
      <w:r w:rsidR="003D0C39" w:rsidRPr="00941A05">
        <w:t>protect</w:t>
      </w:r>
      <w:r w:rsidR="00B97F39" w:rsidRPr="00941A05">
        <w:t xml:space="preserve"> and promote </w:t>
      </w:r>
      <w:r w:rsidR="00B97F39" w:rsidRPr="00941A05">
        <w:lastRenderedPageBreak/>
        <w:t xml:space="preserve">rebirth in the afterlife. </w:t>
      </w:r>
      <w:r w:rsidR="005B74A1">
        <w:t xml:space="preserve">Its </w:t>
      </w:r>
      <w:r w:rsidR="005B74A1" w:rsidRPr="005B74A1">
        <w:t>ubiquitous</w:t>
      </w:r>
      <w:r w:rsidR="005B74A1">
        <w:t xml:space="preserve"> significance</w:t>
      </w:r>
      <w:r w:rsidR="0060118C" w:rsidRPr="00941A05">
        <w:t xml:space="preserve"> </w:t>
      </w:r>
      <w:r w:rsidR="00B97F39" w:rsidRPr="00941A05">
        <w:t>emphasiz</w:t>
      </w:r>
      <w:r w:rsidR="0060118C" w:rsidRPr="00941A05">
        <w:t>es</w:t>
      </w:r>
      <w:r w:rsidR="00B97F39" w:rsidRPr="00941A05">
        <w:t xml:space="preserve"> the multicultural influences intertwined with ritual practices making the production of portrait mummies so unique.</w:t>
      </w:r>
    </w:p>
    <w:p w14:paraId="6478ECE1" w14:textId="738EAFA3" w:rsidR="00DF5DEF" w:rsidRPr="00941A05" w:rsidRDefault="006F4C29" w:rsidP="002E4E18">
      <w:pPr>
        <w:pStyle w:val="Heading1"/>
        <w:ind w:firstLine="720"/>
        <w:jc w:val="left"/>
      </w:pPr>
      <w:r>
        <w:t>T</w:t>
      </w:r>
      <w:r w:rsidR="232A1C2B">
        <w:t>his study required the collaboration of a multidisciplinary team</w:t>
      </w:r>
      <w:r w:rsidR="7A8F3EF6">
        <w:t>, e</w:t>
      </w:r>
      <w:r w:rsidR="232A1C2B">
        <w:t xml:space="preserve">ach </w:t>
      </w:r>
      <w:r w:rsidR="1FF25C38">
        <w:t xml:space="preserve">participant </w:t>
      </w:r>
      <w:r w:rsidR="000A495E">
        <w:t>making very important contributions to</w:t>
      </w:r>
      <w:r w:rsidR="232A1C2B">
        <w:t xml:space="preserve"> </w:t>
      </w:r>
      <w:r w:rsidR="001529F3">
        <w:t xml:space="preserve">the </w:t>
      </w:r>
      <w:r w:rsidR="232A1C2B">
        <w:t xml:space="preserve">investigation. </w:t>
      </w:r>
      <w:r w:rsidR="7A8F3EF6">
        <w:t>T</w:t>
      </w:r>
      <w:r w:rsidR="232A1C2B">
        <w:t xml:space="preserve">he ability to identify parallel features </w:t>
      </w:r>
      <w:r w:rsidR="7A8F3EF6">
        <w:t xml:space="preserve">and acquire samples </w:t>
      </w:r>
      <w:r w:rsidR="48EFBFE7">
        <w:t>through</w:t>
      </w:r>
      <w:r w:rsidR="7A8F3EF6">
        <w:t xml:space="preserve"> coll</w:t>
      </w:r>
      <w:r w:rsidR="23D454F6">
        <w:t xml:space="preserve">aborative </w:t>
      </w:r>
      <w:r w:rsidR="000A495E">
        <w:t>projects,</w:t>
      </w:r>
      <w:r w:rsidR="1FF25C38">
        <w:t xml:space="preserve"> such as </w:t>
      </w:r>
      <w:r w:rsidR="719058E7">
        <w:t>the APPEAR database</w:t>
      </w:r>
      <w:r w:rsidR="000A495E">
        <w:t>,</w:t>
      </w:r>
      <w:r w:rsidR="23D454F6">
        <w:t xml:space="preserve"> </w:t>
      </w:r>
      <w:r w:rsidR="6F31B852">
        <w:t>has</w:t>
      </w:r>
      <w:r w:rsidR="4984F34A">
        <w:t xml:space="preserve"> enabled this study to </w:t>
      </w:r>
      <w:r w:rsidR="48EFBFE7">
        <w:t>evolve</w:t>
      </w:r>
      <w:r w:rsidR="719058E7">
        <w:t xml:space="preserve">. </w:t>
      </w:r>
      <w:r w:rsidR="232A1C2B">
        <w:t xml:space="preserve">Furthermore, characterizing these discrete materials </w:t>
      </w:r>
      <w:r w:rsidR="23D454F6">
        <w:t>using various investigative techniques, such as imaging, microscopic examination</w:t>
      </w:r>
      <w:r w:rsidR="1FF25C38">
        <w:t>,</w:t>
      </w:r>
      <w:r w:rsidR="23D454F6">
        <w:t xml:space="preserve"> and </w:t>
      </w:r>
      <w:r w:rsidR="232A1C2B">
        <w:t>organic analysis</w:t>
      </w:r>
      <w:r w:rsidR="452DBA1F">
        <w:t>,</w:t>
      </w:r>
      <w:r w:rsidR="232A1C2B">
        <w:t xml:space="preserve"> </w:t>
      </w:r>
      <w:r w:rsidR="23D454F6">
        <w:t>has</w:t>
      </w:r>
      <w:r w:rsidR="232A1C2B">
        <w:t xml:space="preserve"> establish</w:t>
      </w:r>
      <w:r w:rsidR="23D454F6">
        <w:t>ed</w:t>
      </w:r>
      <w:r w:rsidR="232A1C2B">
        <w:t xml:space="preserve"> the thread that define</w:t>
      </w:r>
      <w:r w:rsidR="23D454F6">
        <w:t xml:space="preserve">s </w:t>
      </w:r>
      <w:r w:rsidR="0FECC6C4">
        <w:t xml:space="preserve">a </w:t>
      </w:r>
      <w:r w:rsidR="23D454F6">
        <w:t xml:space="preserve">unique </w:t>
      </w:r>
      <w:r w:rsidR="232A1C2B">
        <w:t>group</w:t>
      </w:r>
      <w:r w:rsidR="6F31B852">
        <w:t xml:space="preserve"> </w:t>
      </w:r>
      <w:r w:rsidR="23D454F6">
        <w:t xml:space="preserve">of artifacts, </w:t>
      </w:r>
      <w:r w:rsidR="6F31B852">
        <w:t>potentially</w:t>
      </w:r>
      <w:r w:rsidR="232A1C2B">
        <w:t xml:space="preserve"> reveal</w:t>
      </w:r>
      <w:r w:rsidR="23D454F6">
        <w:t>ing</w:t>
      </w:r>
      <w:r w:rsidR="232A1C2B">
        <w:t xml:space="preserve"> a new and unique practice.</w:t>
      </w:r>
      <w:r w:rsidR="7D439501">
        <w:t xml:space="preserve"> </w:t>
      </w:r>
      <w:r w:rsidR="33EFE88D">
        <w:t xml:space="preserve">The ability to confirm the </w:t>
      </w:r>
      <w:r w:rsidR="452DBA1F">
        <w:t xml:space="preserve">egg source </w:t>
      </w:r>
      <w:r w:rsidR="23D454F6">
        <w:t>on seven funerary paintings using</w:t>
      </w:r>
      <w:r w:rsidR="33EFE88D">
        <w:t xml:space="preserve"> highly </w:t>
      </w:r>
      <w:r w:rsidR="0FECC6C4">
        <w:t>sensitive analytical</w:t>
      </w:r>
      <w:r w:rsidR="33EFE88D">
        <w:t xml:space="preserve"> technique</w:t>
      </w:r>
      <w:r w:rsidR="0FECC6C4">
        <w:t>s</w:t>
      </w:r>
      <w:r w:rsidR="33EFE88D">
        <w:t xml:space="preserve">, </w:t>
      </w:r>
      <w:r w:rsidR="1FF25C38">
        <w:t xml:space="preserve">as well as the </w:t>
      </w:r>
      <w:r w:rsidR="33EFE88D">
        <w:t xml:space="preserve">confirmation of an ancient date </w:t>
      </w:r>
      <w:r w:rsidR="7D439501">
        <w:t xml:space="preserve">by </w:t>
      </w:r>
      <w:r w:rsidR="7D439501" w:rsidRPr="12DB8E8A">
        <w:rPr>
          <w:vertAlign w:val="superscript"/>
        </w:rPr>
        <w:t>14</w:t>
      </w:r>
      <w:r w:rsidR="7D439501">
        <w:t xml:space="preserve">C </w:t>
      </w:r>
      <w:r w:rsidR="33EFE88D">
        <w:t xml:space="preserve">for the application of the coating on </w:t>
      </w:r>
      <w:r w:rsidR="6F31B852">
        <w:t xml:space="preserve">two </w:t>
      </w:r>
      <w:r w:rsidR="33EFE88D">
        <w:t>mummy portraits</w:t>
      </w:r>
      <w:r w:rsidR="1FF25C38">
        <w:t>,</w:t>
      </w:r>
      <w:r w:rsidR="33EFE88D">
        <w:t xml:space="preserve"> presents an important </w:t>
      </w:r>
      <w:r w:rsidR="23D454F6">
        <w:t xml:space="preserve">direction of </w:t>
      </w:r>
      <w:r w:rsidR="75C5E5FE">
        <w:t xml:space="preserve">research </w:t>
      </w:r>
      <w:r w:rsidR="48EFBFE7">
        <w:t>fostering</w:t>
      </w:r>
      <w:r w:rsidR="75C5E5FE">
        <w:t xml:space="preserve"> continued </w:t>
      </w:r>
      <w:r w:rsidR="33EFE88D">
        <w:t>corroborati</w:t>
      </w:r>
      <w:r w:rsidR="75C5E5FE">
        <w:t>on</w:t>
      </w:r>
      <w:r w:rsidR="33EFE88D">
        <w:t>.</w:t>
      </w:r>
    </w:p>
    <w:p w14:paraId="6F158AAF" w14:textId="47BD0818" w:rsidR="008770BC" w:rsidRPr="00941A05" w:rsidRDefault="008043EF" w:rsidP="528C684F">
      <w:pPr>
        <w:jc w:val="left"/>
      </w:pPr>
      <w:r>
        <w:tab/>
      </w:r>
      <w:r w:rsidR="577670EB">
        <w:t xml:space="preserve">GC/MS and/or ELISA analyses of paint collected from </w:t>
      </w:r>
      <w:r w:rsidR="1FF25C38">
        <w:t>the Getty and Glyptotek portraits</w:t>
      </w:r>
      <w:r w:rsidR="000A495E">
        <w:t xml:space="preserve">, </w:t>
      </w:r>
      <w:r w:rsidR="75C5E5FE">
        <w:t>t</w:t>
      </w:r>
      <w:r w:rsidR="577670EB">
        <w:t xml:space="preserve">hree </w:t>
      </w:r>
      <w:r w:rsidR="4D20F841">
        <w:t xml:space="preserve">of which were painted with </w:t>
      </w:r>
      <w:r w:rsidR="577670EB">
        <w:t>encaustic</w:t>
      </w:r>
      <w:r w:rsidR="1FF25C38">
        <w:t xml:space="preserve"> </w:t>
      </w:r>
      <w:r w:rsidR="577670EB">
        <w:t>and one</w:t>
      </w:r>
      <w:r w:rsidR="3D572FED">
        <w:t xml:space="preserve"> funerary panel</w:t>
      </w:r>
      <w:r w:rsidR="577670EB">
        <w:t xml:space="preserve"> </w:t>
      </w:r>
      <w:r w:rsidR="5FFE76BF">
        <w:t xml:space="preserve">with </w:t>
      </w:r>
      <w:r w:rsidR="4D01762A">
        <w:t>tempera</w:t>
      </w:r>
      <w:r w:rsidR="75C5E5FE">
        <w:t xml:space="preserve">, initiated the investigation into </w:t>
      </w:r>
      <w:r w:rsidR="1C12EDBC">
        <w:t xml:space="preserve">the presence of </w:t>
      </w:r>
      <w:r w:rsidR="75C5E5FE">
        <w:t>egg</w:t>
      </w:r>
      <w:r w:rsidR="0719952B">
        <w:t xml:space="preserve">. This </w:t>
      </w:r>
      <w:r w:rsidR="52DC3408">
        <w:t>led</w:t>
      </w:r>
      <w:r w:rsidR="653CF8A1">
        <w:t xml:space="preserve"> to </w:t>
      </w:r>
      <w:r w:rsidR="0DEED026">
        <w:t xml:space="preserve">the </w:t>
      </w:r>
      <w:r w:rsidR="28978AAA">
        <w:t>identification</w:t>
      </w:r>
      <w:r w:rsidR="0DEED026">
        <w:t xml:space="preserve"> and </w:t>
      </w:r>
      <w:r w:rsidR="03F58F5B">
        <w:t>analy</w:t>
      </w:r>
      <w:r w:rsidR="464421A8">
        <w:t>ses of</w:t>
      </w:r>
      <w:r w:rsidR="653CF8A1">
        <w:t xml:space="preserve"> three other portraits</w:t>
      </w:r>
      <w:r w:rsidR="0C4AA17F">
        <w:t xml:space="preserve"> from the APPEAR database</w:t>
      </w:r>
      <w:r w:rsidR="653CF8A1">
        <w:t xml:space="preserve"> with similar diagnostic features</w:t>
      </w:r>
      <w:r w:rsidR="6AD13F2C">
        <w:t xml:space="preserve">. Identifying egg in the encaustic portraits </w:t>
      </w:r>
      <w:r w:rsidR="75C5E5FE">
        <w:t xml:space="preserve">is </w:t>
      </w:r>
      <w:r w:rsidR="03A9AD77">
        <w:t>significant</w:t>
      </w:r>
      <w:r w:rsidR="75C5E5FE">
        <w:t xml:space="preserve"> as it was unexpected</w:t>
      </w:r>
      <w:r w:rsidR="13D921AA">
        <w:t xml:space="preserve">, </w:t>
      </w:r>
      <w:r w:rsidR="7904994A">
        <w:t>resulting in</w:t>
      </w:r>
      <w:r w:rsidR="452DBA1F">
        <w:t xml:space="preserve"> </w:t>
      </w:r>
      <w:r w:rsidR="6AD13F2C">
        <w:t xml:space="preserve">the </w:t>
      </w:r>
      <w:r w:rsidR="75C5E5FE">
        <w:t>discovery</w:t>
      </w:r>
      <w:r w:rsidR="03A9AD77">
        <w:t xml:space="preserve"> that </w:t>
      </w:r>
      <w:r w:rsidR="6AD13F2C">
        <w:t xml:space="preserve">egg was </w:t>
      </w:r>
      <w:r w:rsidR="4D01762A">
        <w:t xml:space="preserve">not a component </w:t>
      </w:r>
      <w:r w:rsidR="452DBA1F">
        <w:t xml:space="preserve">of </w:t>
      </w:r>
      <w:r w:rsidR="4D01762A">
        <w:t>the binder but</w:t>
      </w:r>
      <w:r w:rsidR="1FF25C38">
        <w:t xml:space="preserve"> was,</w:t>
      </w:r>
      <w:r w:rsidR="4D01762A">
        <w:t xml:space="preserve"> </w:t>
      </w:r>
      <w:r w:rsidR="4A82D1D1">
        <w:t>in fact</w:t>
      </w:r>
      <w:r w:rsidR="1FF25C38">
        <w:t>,</w:t>
      </w:r>
      <w:r w:rsidR="4A82D1D1">
        <w:t xml:space="preserve"> </w:t>
      </w:r>
      <w:r w:rsidR="6AD13F2C">
        <w:t xml:space="preserve">a </w:t>
      </w:r>
      <w:r w:rsidR="03A9AD77">
        <w:t xml:space="preserve">superficial </w:t>
      </w:r>
      <w:r w:rsidR="577670EB">
        <w:t>coating</w:t>
      </w:r>
      <w:r w:rsidR="4A82D1D1">
        <w:t>. L</w:t>
      </w:r>
      <w:r w:rsidR="6AD13F2C">
        <w:t>ocalized investigation of the egg</w:t>
      </w:r>
      <w:r w:rsidR="4A82D1D1">
        <w:t xml:space="preserve"> </w:t>
      </w:r>
      <w:r w:rsidR="1C12EDBC">
        <w:t xml:space="preserve">coating </w:t>
      </w:r>
      <w:r w:rsidR="577670EB">
        <w:t xml:space="preserve">by PMF and </w:t>
      </w:r>
      <w:r w:rsidR="00715B9E">
        <w:t>LC-MS/MS</w:t>
      </w:r>
      <w:r w:rsidR="577670EB">
        <w:t xml:space="preserve"> analyses</w:t>
      </w:r>
      <w:r w:rsidR="4A82D1D1">
        <w:t xml:space="preserve"> confirmed that </w:t>
      </w:r>
      <w:r w:rsidR="1C12EDBC">
        <w:t>it</w:t>
      </w:r>
      <w:r w:rsidR="4A82D1D1">
        <w:t xml:space="preserve"> was whole hen egg </w:t>
      </w:r>
      <w:r w:rsidR="6AD13F2C">
        <w:t xml:space="preserve">in six of the seven </w:t>
      </w:r>
      <w:r w:rsidR="3C7DBB4D">
        <w:t>portraits</w:t>
      </w:r>
      <w:r w:rsidR="6AD13F2C">
        <w:t xml:space="preserve"> </w:t>
      </w:r>
      <w:r w:rsidR="4A82D1D1">
        <w:t>analyzed</w:t>
      </w:r>
      <w:r w:rsidR="28EAE941">
        <w:t xml:space="preserve"> </w:t>
      </w:r>
      <w:r w:rsidR="1F472447">
        <w:t>with</w:t>
      </w:r>
      <w:r w:rsidR="28EAE941">
        <w:t>in this group</w:t>
      </w:r>
      <w:r w:rsidR="3C7DBB4D">
        <w:t xml:space="preserve">; egg white was detected </w:t>
      </w:r>
      <w:r w:rsidR="0BA9DCD3">
        <w:t>on the seventh</w:t>
      </w:r>
      <w:r w:rsidR="3C7DBB4D">
        <w:t xml:space="preserve">. Furthermore, the egg on all seven were deamidated, suggesting they had undergone </w:t>
      </w:r>
      <w:r w:rsidR="4A82D1D1">
        <w:t xml:space="preserve">a type of </w:t>
      </w:r>
      <w:r w:rsidR="3C7DBB4D">
        <w:t>alteration</w:t>
      </w:r>
      <w:r w:rsidR="4A82D1D1">
        <w:t>, a po</w:t>
      </w:r>
      <w:r w:rsidR="0BA9DCD3">
        <w:t xml:space="preserve">tential </w:t>
      </w:r>
      <w:r w:rsidR="4A82D1D1">
        <w:t>direction for future study</w:t>
      </w:r>
      <w:r w:rsidR="3C7DBB4D">
        <w:t xml:space="preserve">. </w:t>
      </w:r>
      <w:r w:rsidR="0BA9DCD3" w:rsidRPr="528C684F">
        <w:rPr>
          <w:vertAlign w:val="superscript"/>
        </w:rPr>
        <w:t>14</w:t>
      </w:r>
      <w:r w:rsidR="4A82D1D1">
        <w:t xml:space="preserve">C dating of two samples </w:t>
      </w:r>
      <w:r w:rsidR="5FBA1492">
        <w:t xml:space="preserve">from </w:t>
      </w:r>
      <w:r w:rsidR="3CF085BA">
        <w:t xml:space="preserve">the </w:t>
      </w:r>
      <w:r w:rsidR="5FBA1492">
        <w:t xml:space="preserve">Getty </w:t>
      </w:r>
      <w:r w:rsidR="0BA9DCD3">
        <w:t>(</w:t>
      </w:r>
      <w:r w:rsidR="4A82D1D1">
        <w:t>74.AP.11</w:t>
      </w:r>
      <w:r w:rsidR="0BA9DCD3">
        <w:t>)</w:t>
      </w:r>
      <w:r w:rsidR="4A82D1D1">
        <w:t xml:space="preserve"> and</w:t>
      </w:r>
      <w:r w:rsidR="5FBA1492">
        <w:t xml:space="preserve"> </w:t>
      </w:r>
      <w:r w:rsidR="5FBA1492">
        <w:lastRenderedPageBreak/>
        <w:t>Norton Simon</w:t>
      </w:r>
      <w:r w:rsidR="0BA9DCD3">
        <w:t xml:space="preserve"> (</w:t>
      </w:r>
      <w:r w:rsidR="0BA9DCD3" w:rsidRPr="528C684F">
        <w:rPr>
          <w:rFonts w:eastAsia="Times New Roman"/>
        </w:rPr>
        <w:t>F.1978.19.P)</w:t>
      </w:r>
      <w:r w:rsidR="5FBA1492">
        <w:t xml:space="preserve"> </w:t>
      </w:r>
      <w:r w:rsidR="3CF085BA">
        <w:t xml:space="preserve">mummy portraits </w:t>
      </w:r>
      <w:r w:rsidR="4A82D1D1">
        <w:t xml:space="preserve">confirmed that the </w:t>
      </w:r>
      <w:r w:rsidR="5FBA1492">
        <w:t>egg</w:t>
      </w:r>
      <w:r w:rsidR="4A82D1D1">
        <w:t xml:space="preserve"> </w:t>
      </w:r>
      <w:r w:rsidR="0BA9DCD3">
        <w:t xml:space="preserve">coatings </w:t>
      </w:r>
      <w:r w:rsidR="4A82D1D1">
        <w:t>w</w:t>
      </w:r>
      <w:r w:rsidR="0BA9DCD3">
        <w:t>ere</w:t>
      </w:r>
      <w:r w:rsidR="4A82D1D1">
        <w:t xml:space="preserve"> ancient and not modern intervention</w:t>
      </w:r>
      <w:r w:rsidR="0BA9DCD3">
        <w:t>s</w:t>
      </w:r>
      <w:r w:rsidR="4A82D1D1">
        <w:t xml:space="preserve"> as </w:t>
      </w:r>
      <w:r w:rsidR="5FBA1492">
        <w:t>was</w:t>
      </w:r>
      <w:r w:rsidR="4A82D1D1">
        <w:t xml:space="preserve"> originally believed. </w:t>
      </w:r>
    </w:p>
    <w:p w14:paraId="5267A3DD" w14:textId="396C87DE" w:rsidR="003B21A3" w:rsidRPr="00941A05" w:rsidRDefault="008043EF" w:rsidP="00AF76C2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F5DEF" w:rsidRPr="00941A05">
        <w:rPr>
          <w:rFonts w:ascii="Times New Roman" w:hAnsi="Times New Roman" w:cs="Times New Roman"/>
          <w:sz w:val="24"/>
          <w:szCs w:val="24"/>
        </w:rPr>
        <w:t>Although the</w:t>
      </w:r>
      <w:r w:rsidR="008B698F" w:rsidRPr="00941A05">
        <w:rPr>
          <w:rFonts w:ascii="Times New Roman" w:hAnsi="Times New Roman" w:cs="Times New Roman"/>
          <w:sz w:val="24"/>
          <w:szCs w:val="24"/>
        </w:rPr>
        <w:t xml:space="preserve"> ancient </w:t>
      </w:r>
      <w:r w:rsidR="00DF5DEF" w:rsidRPr="00941A05">
        <w:rPr>
          <w:rFonts w:ascii="Times New Roman" w:hAnsi="Times New Roman" w:cs="Times New Roman"/>
          <w:sz w:val="24"/>
          <w:szCs w:val="24"/>
          <w:vertAlign w:val="superscript"/>
        </w:rPr>
        <w:t>14</w:t>
      </w:r>
      <w:r w:rsidR="00DF5DEF" w:rsidRPr="00941A05">
        <w:rPr>
          <w:rFonts w:ascii="Times New Roman" w:hAnsi="Times New Roman" w:cs="Times New Roman"/>
          <w:sz w:val="24"/>
          <w:szCs w:val="24"/>
        </w:rPr>
        <w:t>C date was confirmed on only two portraits</w:t>
      </w:r>
      <w:r w:rsidR="00DF5DEF" w:rsidRPr="00941A05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DF5DEF" w:rsidRPr="00941A05">
        <w:rPr>
          <w:rFonts w:ascii="Times New Roman" w:hAnsi="Times New Roman" w:cs="Times New Roman"/>
          <w:sz w:val="24"/>
          <w:szCs w:val="24"/>
        </w:rPr>
        <w:t xml:space="preserve"> we can </w:t>
      </w:r>
      <w:r w:rsidR="008B698F" w:rsidRPr="00941A05">
        <w:rPr>
          <w:rFonts w:ascii="Times New Roman" w:hAnsi="Times New Roman" w:cs="Times New Roman"/>
          <w:sz w:val="24"/>
          <w:szCs w:val="24"/>
        </w:rPr>
        <w:t>deduce</w:t>
      </w:r>
      <w:r w:rsidR="00DF5DEF" w:rsidRPr="00941A05">
        <w:rPr>
          <w:rFonts w:ascii="Times New Roman" w:hAnsi="Times New Roman" w:cs="Times New Roman"/>
          <w:sz w:val="24"/>
          <w:szCs w:val="24"/>
        </w:rPr>
        <w:t xml:space="preserve"> that based on the identification of </w:t>
      </w:r>
      <w:r w:rsidR="008B698F" w:rsidRPr="00941A05">
        <w:rPr>
          <w:rFonts w:ascii="Times New Roman" w:hAnsi="Times New Roman" w:cs="Times New Roman"/>
          <w:sz w:val="24"/>
          <w:szCs w:val="24"/>
        </w:rPr>
        <w:t>deamidated hen egg</w:t>
      </w:r>
      <w:r w:rsidR="00DF5DEF" w:rsidRPr="00941A05">
        <w:rPr>
          <w:rFonts w:ascii="Times New Roman" w:hAnsi="Times New Roman" w:cs="Times New Roman"/>
          <w:sz w:val="24"/>
          <w:szCs w:val="24"/>
        </w:rPr>
        <w:t xml:space="preserve"> on </w:t>
      </w:r>
      <w:r w:rsidR="008770BC" w:rsidRPr="00941A05">
        <w:rPr>
          <w:rFonts w:ascii="Times New Roman" w:hAnsi="Times New Roman" w:cs="Times New Roman"/>
          <w:sz w:val="24"/>
          <w:szCs w:val="24"/>
        </w:rPr>
        <w:t>seven</w:t>
      </w:r>
      <w:r w:rsidR="00DF5DEF" w:rsidRPr="00941A05">
        <w:rPr>
          <w:rFonts w:ascii="Times New Roman" w:hAnsi="Times New Roman" w:cs="Times New Roman"/>
          <w:sz w:val="24"/>
          <w:szCs w:val="24"/>
        </w:rPr>
        <w:t xml:space="preserve"> </w:t>
      </w:r>
      <w:r w:rsidR="003B21A3" w:rsidRPr="00941A05">
        <w:rPr>
          <w:rFonts w:ascii="Times New Roman" w:hAnsi="Times New Roman" w:cs="Times New Roman"/>
          <w:sz w:val="24"/>
          <w:szCs w:val="24"/>
        </w:rPr>
        <w:t>painted panels</w:t>
      </w:r>
      <w:r w:rsidR="00DF5DEF" w:rsidRPr="00941A05">
        <w:rPr>
          <w:rFonts w:ascii="Times New Roman" w:hAnsi="Times New Roman" w:cs="Times New Roman"/>
          <w:sz w:val="24"/>
          <w:szCs w:val="24"/>
        </w:rPr>
        <w:t>,</w:t>
      </w:r>
      <w:r w:rsidR="008B698F" w:rsidRPr="00941A05">
        <w:rPr>
          <w:rFonts w:ascii="Times New Roman" w:hAnsi="Times New Roman" w:cs="Times New Roman"/>
          <w:sz w:val="24"/>
          <w:szCs w:val="24"/>
        </w:rPr>
        <w:t xml:space="preserve"> corroborated by their </w:t>
      </w:r>
      <w:r w:rsidR="00DF5DEF" w:rsidRPr="00941A05">
        <w:rPr>
          <w:rFonts w:ascii="Times New Roman" w:hAnsi="Times New Roman" w:cs="Times New Roman"/>
          <w:sz w:val="24"/>
          <w:szCs w:val="24"/>
        </w:rPr>
        <w:t>visual appearance</w:t>
      </w:r>
      <w:r w:rsidR="008770BC" w:rsidRPr="00941A05">
        <w:rPr>
          <w:rFonts w:ascii="Times New Roman" w:hAnsi="Times New Roman" w:cs="Times New Roman"/>
          <w:sz w:val="24"/>
          <w:szCs w:val="24"/>
        </w:rPr>
        <w:t xml:space="preserve"> and method of application</w:t>
      </w:r>
      <w:r w:rsidR="008B698F" w:rsidRPr="00941A05">
        <w:rPr>
          <w:rFonts w:ascii="Times New Roman" w:hAnsi="Times New Roman" w:cs="Times New Roman"/>
          <w:sz w:val="24"/>
          <w:szCs w:val="24"/>
        </w:rPr>
        <w:t xml:space="preserve">, that this </w:t>
      </w:r>
      <w:r w:rsidR="00C85C11" w:rsidRPr="00941A05">
        <w:rPr>
          <w:rFonts w:ascii="Times New Roman" w:hAnsi="Times New Roman" w:cs="Times New Roman"/>
          <w:sz w:val="24"/>
          <w:szCs w:val="24"/>
        </w:rPr>
        <w:t>may have been</w:t>
      </w:r>
      <w:r w:rsidR="008B698F" w:rsidRPr="00941A05">
        <w:rPr>
          <w:rFonts w:ascii="Times New Roman" w:hAnsi="Times New Roman" w:cs="Times New Roman"/>
          <w:sz w:val="24"/>
          <w:szCs w:val="24"/>
        </w:rPr>
        <w:t xml:space="preserve"> an Egyptian </w:t>
      </w:r>
      <w:r w:rsidR="00932B9A" w:rsidRPr="00941A05">
        <w:rPr>
          <w:rFonts w:ascii="Times New Roman" w:hAnsi="Times New Roman" w:cs="Times New Roman"/>
          <w:sz w:val="24"/>
          <w:szCs w:val="24"/>
        </w:rPr>
        <w:t xml:space="preserve">funerary </w:t>
      </w:r>
      <w:r w:rsidR="008B698F" w:rsidRPr="00941A05">
        <w:rPr>
          <w:rFonts w:ascii="Times New Roman" w:hAnsi="Times New Roman" w:cs="Times New Roman"/>
          <w:sz w:val="24"/>
          <w:szCs w:val="24"/>
        </w:rPr>
        <w:t>practice</w:t>
      </w:r>
      <w:r w:rsidR="00932B9A">
        <w:rPr>
          <w:rFonts w:ascii="Times New Roman" w:hAnsi="Times New Roman" w:cs="Times New Roman"/>
          <w:sz w:val="24"/>
          <w:szCs w:val="24"/>
        </w:rPr>
        <w:t>. H</w:t>
      </w:r>
      <w:r w:rsidR="00932B9A" w:rsidRPr="00941A05">
        <w:rPr>
          <w:rFonts w:ascii="Times New Roman" w:hAnsi="Times New Roman" w:cs="Times New Roman"/>
          <w:sz w:val="24"/>
          <w:szCs w:val="24"/>
        </w:rPr>
        <w:t>owever</w:t>
      </w:r>
      <w:r w:rsidR="00932B9A">
        <w:rPr>
          <w:rFonts w:ascii="Times New Roman" w:hAnsi="Times New Roman" w:cs="Times New Roman"/>
          <w:sz w:val="24"/>
          <w:szCs w:val="24"/>
        </w:rPr>
        <w:t>, t</w:t>
      </w:r>
      <w:r w:rsidR="008B698F" w:rsidRPr="00941A05">
        <w:rPr>
          <w:rFonts w:ascii="Times New Roman" w:hAnsi="Times New Roman" w:cs="Times New Roman"/>
          <w:sz w:val="24"/>
          <w:szCs w:val="24"/>
        </w:rPr>
        <w:t xml:space="preserve">he reason for its </w:t>
      </w:r>
      <w:r w:rsidR="00475C31">
        <w:rPr>
          <w:rFonts w:ascii="Times New Roman" w:hAnsi="Times New Roman" w:cs="Times New Roman"/>
          <w:sz w:val="24"/>
          <w:szCs w:val="24"/>
        </w:rPr>
        <w:t>application</w:t>
      </w:r>
      <w:r w:rsidR="00C85C11" w:rsidRPr="00941A05">
        <w:rPr>
          <w:rFonts w:ascii="Times New Roman" w:hAnsi="Times New Roman" w:cs="Times New Roman"/>
          <w:sz w:val="24"/>
          <w:szCs w:val="24"/>
        </w:rPr>
        <w:t xml:space="preserve"> </w:t>
      </w:r>
      <w:r w:rsidR="00932B9A">
        <w:rPr>
          <w:rFonts w:ascii="Times New Roman" w:hAnsi="Times New Roman" w:cs="Times New Roman"/>
          <w:sz w:val="24"/>
          <w:szCs w:val="24"/>
        </w:rPr>
        <w:t>remain</w:t>
      </w:r>
      <w:r w:rsidR="00475C31">
        <w:rPr>
          <w:rFonts w:ascii="Times New Roman" w:hAnsi="Times New Roman" w:cs="Times New Roman"/>
          <w:sz w:val="24"/>
          <w:szCs w:val="24"/>
        </w:rPr>
        <w:t xml:space="preserve">s </w:t>
      </w:r>
      <w:r w:rsidR="009E7161">
        <w:rPr>
          <w:rFonts w:ascii="Times New Roman" w:hAnsi="Times New Roman" w:cs="Times New Roman"/>
          <w:sz w:val="24"/>
          <w:szCs w:val="24"/>
        </w:rPr>
        <w:t>inconclusive</w:t>
      </w:r>
      <w:r w:rsidR="008B698F" w:rsidRPr="00941A05">
        <w:rPr>
          <w:rFonts w:ascii="Times New Roman" w:hAnsi="Times New Roman" w:cs="Times New Roman"/>
          <w:sz w:val="24"/>
          <w:szCs w:val="24"/>
        </w:rPr>
        <w:t>. Was it a method to protect and saturate the surface</w:t>
      </w:r>
      <w:r w:rsidR="00475C31">
        <w:rPr>
          <w:rFonts w:ascii="Times New Roman" w:hAnsi="Times New Roman" w:cs="Times New Roman"/>
          <w:sz w:val="24"/>
          <w:szCs w:val="24"/>
        </w:rPr>
        <w:t>? W</w:t>
      </w:r>
      <w:r w:rsidR="008B698F" w:rsidRPr="00941A05">
        <w:rPr>
          <w:rFonts w:ascii="Times New Roman" w:hAnsi="Times New Roman" w:cs="Times New Roman"/>
          <w:sz w:val="24"/>
          <w:szCs w:val="24"/>
        </w:rPr>
        <w:t xml:space="preserve">as it </w:t>
      </w:r>
      <w:r w:rsidR="00932B9A">
        <w:rPr>
          <w:rFonts w:ascii="Times New Roman" w:hAnsi="Times New Roman" w:cs="Times New Roman"/>
          <w:sz w:val="24"/>
          <w:szCs w:val="24"/>
        </w:rPr>
        <w:t xml:space="preserve">an </w:t>
      </w:r>
      <w:r w:rsidR="008B698F" w:rsidRPr="00941A05">
        <w:rPr>
          <w:rFonts w:ascii="Times New Roman" w:hAnsi="Times New Roman" w:cs="Times New Roman"/>
          <w:sz w:val="24"/>
          <w:szCs w:val="24"/>
        </w:rPr>
        <w:t xml:space="preserve">artistic </w:t>
      </w:r>
      <w:r w:rsidR="00932B9A">
        <w:rPr>
          <w:rFonts w:ascii="Times New Roman" w:hAnsi="Times New Roman" w:cs="Times New Roman"/>
          <w:sz w:val="24"/>
          <w:szCs w:val="24"/>
        </w:rPr>
        <w:t xml:space="preserve">effort </w:t>
      </w:r>
      <w:r w:rsidR="008B698F" w:rsidRPr="00941A05">
        <w:rPr>
          <w:rFonts w:ascii="Times New Roman" w:hAnsi="Times New Roman" w:cs="Times New Roman"/>
          <w:sz w:val="24"/>
          <w:szCs w:val="24"/>
        </w:rPr>
        <w:t xml:space="preserve">to enhance the surface sheen and </w:t>
      </w:r>
      <w:r w:rsidR="00FB7AA8" w:rsidRPr="00941A05">
        <w:rPr>
          <w:rFonts w:ascii="Times New Roman" w:hAnsi="Times New Roman" w:cs="Times New Roman"/>
          <w:sz w:val="24"/>
          <w:szCs w:val="24"/>
        </w:rPr>
        <w:t>reflectivity</w:t>
      </w:r>
      <w:r w:rsidR="00932B9A">
        <w:rPr>
          <w:rFonts w:ascii="Times New Roman" w:hAnsi="Times New Roman" w:cs="Times New Roman"/>
          <w:sz w:val="24"/>
          <w:szCs w:val="24"/>
        </w:rPr>
        <w:t>,</w:t>
      </w:r>
      <w:r w:rsidR="00FB7AA8" w:rsidRPr="00941A05">
        <w:rPr>
          <w:rFonts w:ascii="Times New Roman" w:hAnsi="Times New Roman" w:cs="Times New Roman"/>
          <w:sz w:val="24"/>
          <w:szCs w:val="24"/>
        </w:rPr>
        <w:t xml:space="preserve"> or was it a ritual practice symbolizing creation and renewal in the afterlife? Th</w:t>
      </w:r>
      <w:r w:rsidR="00C85C11" w:rsidRPr="00941A05">
        <w:rPr>
          <w:rFonts w:ascii="Times New Roman" w:hAnsi="Times New Roman" w:cs="Times New Roman"/>
          <w:sz w:val="24"/>
          <w:szCs w:val="24"/>
        </w:rPr>
        <w:t>ese questions wi</w:t>
      </w:r>
      <w:r w:rsidR="00FB7AA8" w:rsidRPr="00941A05">
        <w:rPr>
          <w:rFonts w:ascii="Times New Roman" w:hAnsi="Times New Roman" w:cs="Times New Roman"/>
          <w:sz w:val="24"/>
          <w:szCs w:val="24"/>
        </w:rPr>
        <w:t xml:space="preserve">ll remain unanswered </w:t>
      </w:r>
      <w:r w:rsidR="00DF5DEF" w:rsidRPr="00941A05">
        <w:rPr>
          <w:rFonts w:ascii="Times New Roman" w:hAnsi="Times New Roman" w:cs="Times New Roman"/>
          <w:sz w:val="24"/>
          <w:szCs w:val="24"/>
        </w:rPr>
        <w:t xml:space="preserve">until more ancient panel paintings are </w:t>
      </w:r>
      <w:r w:rsidR="003B21A3" w:rsidRPr="00941A05">
        <w:rPr>
          <w:rFonts w:ascii="Times New Roman" w:hAnsi="Times New Roman" w:cs="Times New Roman"/>
          <w:sz w:val="24"/>
          <w:szCs w:val="24"/>
        </w:rPr>
        <w:t xml:space="preserve">identified and </w:t>
      </w:r>
      <w:r w:rsidR="00DF5DEF" w:rsidRPr="00941A05">
        <w:rPr>
          <w:rFonts w:ascii="Times New Roman" w:hAnsi="Times New Roman" w:cs="Times New Roman"/>
          <w:sz w:val="24"/>
          <w:szCs w:val="24"/>
        </w:rPr>
        <w:t xml:space="preserve">studied. </w:t>
      </w:r>
      <w:r w:rsidR="00932B9A">
        <w:rPr>
          <w:rFonts w:ascii="Times New Roman" w:hAnsi="Times New Roman" w:cs="Times New Roman"/>
          <w:sz w:val="24"/>
          <w:szCs w:val="24"/>
        </w:rPr>
        <w:t>Foremost, t</w:t>
      </w:r>
      <w:r w:rsidR="003B21A3" w:rsidRPr="00941A05">
        <w:rPr>
          <w:rFonts w:ascii="Times New Roman" w:hAnsi="Times New Roman" w:cs="Times New Roman"/>
          <w:sz w:val="24"/>
          <w:szCs w:val="24"/>
        </w:rPr>
        <w:t xml:space="preserve">his research stresses the need for more comparative studies and emphasizes the value of collaborative research </w:t>
      </w:r>
      <w:r w:rsidR="00323FA3" w:rsidRPr="00941A05">
        <w:rPr>
          <w:rFonts w:ascii="Times New Roman" w:hAnsi="Times New Roman" w:cs="Times New Roman"/>
          <w:sz w:val="24"/>
          <w:szCs w:val="24"/>
        </w:rPr>
        <w:t>to</w:t>
      </w:r>
      <w:r w:rsidR="003B21A3" w:rsidRPr="00941A05">
        <w:rPr>
          <w:rFonts w:ascii="Times New Roman" w:hAnsi="Times New Roman" w:cs="Times New Roman"/>
          <w:sz w:val="24"/>
          <w:szCs w:val="24"/>
        </w:rPr>
        <w:t xml:space="preserve"> better understand ancient materials and methodology and their </w:t>
      </w:r>
      <w:r w:rsidR="00475C31">
        <w:rPr>
          <w:rFonts w:ascii="Times New Roman" w:hAnsi="Times New Roman" w:cs="Times New Roman"/>
          <w:sz w:val="24"/>
          <w:szCs w:val="24"/>
        </w:rPr>
        <w:t>function</w:t>
      </w:r>
      <w:r w:rsidR="003B21A3" w:rsidRPr="00941A0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0625AE" w14:textId="77777777" w:rsidR="003B21A3" w:rsidRPr="00941A05" w:rsidRDefault="003B21A3" w:rsidP="00AF76C2">
      <w:pPr>
        <w:pStyle w:val="Plain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D402E98" w14:textId="77777777" w:rsidR="00457408" w:rsidRPr="000E7F4C" w:rsidRDefault="00DF5DEF" w:rsidP="002E4E18">
      <w:pPr>
        <w:pStyle w:val="Heading2"/>
      </w:pPr>
      <w:r w:rsidRPr="000E7F4C">
        <w:t>Acknowledgements</w:t>
      </w:r>
    </w:p>
    <w:p w14:paraId="34838F7F" w14:textId="2DC90D22" w:rsidR="00DF5DEF" w:rsidRPr="00D440C2" w:rsidRDefault="00A3612D" w:rsidP="006F4C29">
      <w:pPr>
        <w:pStyle w:val="Body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C6AE6">
        <w:rPr>
          <w:rFonts w:ascii="Times New Roman" w:hAnsi="Times New Roman" w:cs="Times New Roman"/>
          <w:sz w:val="24"/>
          <w:szCs w:val="24"/>
        </w:rPr>
        <w:t xml:space="preserve"> </w:t>
      </w:r>
      <w:r w:rsidR="00752BE1" w:rsidRPr="001C6AE6">
        <w:rPr>
          <w:rFonts w:ascii="Times New Roman" w:hAnsi="Times New Roman" w:cs="Times New Roman"/>
          <w:sz w:val="24"/>
          <w:szCs w:val="24"/>
        </w:rPr>
        <w:t xml:space="preserve">The authors would like to thank </w:t>
      </w:r>
      <w:r w:rsidR="001C6AE6" w:rsidRPr="001C6AE6">
        <w:rPr>
          <w:rFonts w:ascii="Times New Roman" w:eastAsiaTheme="minorHAnsi" w:hAnsi="Times New Roman" w:cs="Times New Roman"/>
          <w:sz w:val="24"/>
          <w:szCs w:val="24"/>
        </w:rPr>
        <w:t>the institutions</w:t>
      </w:r>
      <w:r w:rsidR="005C70D9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1C6AE6" w:rsidRPr="001C6AE6">
        <w:rPr>
          <w:rFonts w:ascii="Times New Roman" w:eastAsiaTheme="minorHAnsi" w:hAnsi="Times New Roman" w:cs="Times New Roman"/>
          <w:sz w:val="24"/>
          <w:szCs w:val="24"/>
        </w:rPr>
        <w:t xml:space="preserve">who generously allowed sampling of their portraits to make this study possible: the Norton Simon Museum; </w:t>
      </w:r>
      <w:r w:rsidR="0009524F">
        <w:rPr>
          <w:rFonts w:ascii="Times New Roman" w:eastAsiaTheme="minorHAnsi" w:hAnsi="Times New Roman" w:cs="Times New Roman"/>
          <w:sz w:val="24"/>
          <w:szCs w:val="24"/>
        </w:rPr>
        <w:t xml:space="preserve">the </w:t>
      </w:r>
      <w:r w:rsidR="001C6AE6" w:rsidRPr="001C6AE6">
        <w:rPr>
          <w:rFonts w:ascii="Times New Roman" w:eastAsiaTheme="minorHAnsi" w:hAnsi="Times New Roman" w:cs="Times New Roman"/>
          <w:sz w:val="24"/>
          <w:szCs w:val="24"/>
        </w:rPr>
        <w:t>Cleveland Museum of Art; Kunsthistorische</w:t>
      </w:r>
      <w:r w:rsidR="0009524F">
        <w:rPr>
          <w:rFonts w:ascii="Times New Roman" w:eastAsiaTheme="minorHAnsi" w:hAnsi="Times New Roman" w:cs="Times New Roman"/>
          <w:sz w:val="24"/>
          <w:szCs w:val="24"/>
        </w:rPr>
        <w:t>s</w:t>
      </w:r>
      <w:r w:rsidR="001C6AE6" w:rsidRPr="001C6AE6">
        <w:rPr>
          <w:rFonts w:ascii="Times New Roman" w:eastAsiaTheme="minorHAnsi" w:hAnsi="Times New Roman" w:cs="Times New Roman"/>
          <w:sz w:val="24"/>
          <w:szCs w:val="24"/>
        </w:rPr>
        <w:t xml:space="preserve"> Museum, Vienna; Ny </w:t>
      </w:r>
      <w:r w:rsidR="001C6AE6" w:rsidRPr="001C6AE6">
        <w:rPr>
          <w:rFonts w:ascii="Times New Roman" w:hAnsi="Times New Roman" w:cs="Times New Roman"/>
          <w:sz w:val="24"/>
          <w:szCs w:val="24"/>
        </w:rPr>
        <w:t xml:space="preserve">Carlsberg </w:t>
      </w:r>
      <w:r w:rsidR="001C6AE6" w:rsidRPr="001C6AE6">
        <w:rPr>
          <w:rFonts w:ascii="Times New Roman" w:eastAsiaTheme="minorHAnsi" w:hAnsi="Times New Roman" w:cs="Times New Roman"/>
          <w:sz w:val="24"/>
          <w:szCs w:val="24"/>
        </w:rPr>
        <w:t>Glyptotek</w:t>
      </w:r>
      <w:r w:rsidR="0009524F">
        <w:rPr>
          <w:rFonts w:ascii="Times New Roman" w:eastAsiaTheme="minorHAnsi" w:hAnsi="Times New Roman" w:cs="Times New Roman"/>
          <w:sz w:val="24"/>
          <w:szCs w:val="24"/>
        </w:rPr>
        <w:t>; and the</w:t>
      </w:r>
      <w:r w:rsidR="0009524F" w:rsidRPr="001C6AE6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1C6AE6" w:rsidRPr="001C6AE6">
        <w:rPr>
          <w:rFonts w:ascii="Times New Roman" w:eastAsiaTheme="minorHAnsi" w:hAnsi="Times New Roman" w:cs="Times New Roman"/>
          <w:sz w:val="24"/>
          <w:szCs w:val="24"/>
        </w:rPr>
        <w:t xml:space="preserve">J. Paul Getty Museum. MS </w:t>
      </w:r>
      <w:r w:rsidR="009E7161">
        <w:rPr>
          <w:rFonts w:ascii="Times New Roman" w:eastAsiaTheme="minorHAnsi" w:hAnsi="Times New Roman" w:cs="Times New Roman"/>
          <w:sz w:val="24"/>
          <w:szCs w:val="24"/>
        </w:rPr>
        <w:t xml:space="preserve">graciously </w:t>
      </w:r>
      <w:r w:rsidR="001C6AE6" w:rsidRPr="001C6AE6">
        <w:rPr>
          <w:rFonts w:ascii="Times New Roman" w:eastAsiaTheme="minorHAnsi" w:hAnsi="Times New Roman" w:cs="Times New Roman"/>
          <w:sz w:val="24"/>
          <w:szCs w:val="24"/>
        </w:rPr>
        <w:t>thank</w:t>
      </w:r>
      <w:r w:rsidR="009E7161">
        <w:rPr>
          <w:rFonts w:ascii="Times New Roman" w:eastAsiaTheme="minorHAnsi" w:hAnsi="Times New Roman" w:cs="Times New Roman"/>
          <w:sz w:val="24"/>
          <w:szCs w:val="24"/>
        </w:rPr>
        <w:t>s</w:t>
      </w:r>
      <w:r w:rsidR="001C6AE6" w:rsidRPr="001C6AE6">
        <w:rPr>
          <w:rFonts w:ascii="Times New Roman" w:eastAsiaTheme="minorHAnsi" w:hAnsi="Times New Roman" w:cs="Times New Roman"/>
          <w:sz w:val="24"/>
          <w:szCs w:val="24"/>
        </w:rPr>
        <w:t xml:space="preserve"> Richard Newman, </w:t>
      </w:r>
      <w:r w:rsidR="00393734" w:rsidRPr="001C6AE6">
        <w:rPr>
          <w:rFonts w:ascii="Times New Roman" w:eastAsiaTheme="minorHAnsi" w:hAnsi="Times New Roman" w:cs="Times New Roman"/>
          <w:sz w:val="24"/>
          <w:szCs w:val="24"/>
        </w:rPr>
        <w:t>Kathlyn Cooney,</w:t>
      </w:r>
      <w:r w:rsidR="00393734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1C6AE6" w:rsidRPr="001C6AE6">
        <w:rPr>
          <w:rFonts w:ascii="Times New Roman" w:eastAsiaTheme="minorHAnsi" w:hAnsi="Times New Roman" w:cs="Times New Roman"/>
          <w:sz w:val="24"/>
          <w:szCs w:val="24"/>
        </w:rPr>
        <w:t>Salima Ikram, Alessia Amenta</w:t>
      </w:r>
      <w:r w:rsidR="008043EF">
        <w:rPr>
          <w:rFonts w:ascii="Times New Roman" w:eastAsiaTheme="minorHAnsi" w:hAnsi="Times New Roman" w:cs="Times New Roman"/>
          <w:sz w:val="24"/>
          <w:szCs w:val="24"/>
        </w:rPr>
        <w:t>,</w:t>
      </w:r>
      <w:r w:rsidR="001C6AE6" w:rsidRPr="001C6AE6">
        <w:rPr>
          <w:rFonts w:ascii="Times New Roman" w:eastAsiaTheme="minorHAnsi" w:hAnsi="Times New Roman" w:cs="Times New Roman"/>
          <w:sz w:val="24"/>
          <w:szCs w:val="24"/>
        </w:rPr>
        <w:t xml:space="preserve"> and Tamar Hodos for sharing their valuable knowledge of egg, and Susanne Gänsicke and Yosi Pozeilov for their support</w:t>
      </w:r>
      <w:r w:rsidR="009C4F26">
        <w:rPr>
          <w:rFonts w:ascii="Times New Roman" w:eastAsiaTheme="minorHAnsi" w:hAnsi="Times New Roman" w:cs="Times New Roman"/>
          <w:sz w:val="24"/>
          <w:szCs w:val="24"/>
        </w:rPr>
        <w:t>;</w:t>
      </w:r>
      <w:r w:rsidR="005B2B2B">
        <w:rPr>
          <w:rFonts w:ascii="Times New Roman" w:hAnsi="Times New Roman" w:cs="Times New Roman"/>
          <w:sz w:val="24"/>
          <w:szCs w:val="24"/>
        </w:rPr>
        <w:t xml:space="preserve"> </w:t>
      </w:r>
      <w:r w:rsidR="005B2B2B" w:rsidRPr="00393734">
        <w:rPr>
          <w:rFonts w:ascii="Times New Roman" w:hAnsi="Times New Roman" w:cs="Times New Roman"/>
          <w:sz w:val="24"/>
          <w:szCs w:val="24"/>
        </w:rPr>
        <w:t>DK</w:t>
      </w:r>
      <w:r w:rsidR="00A62DF4">
        <w:rPr>
          <w:rFonts w:ascii="Times New Roman" w:hAnsi="Times New Roman" w:cs="Times New Roman"/>
          <w:sz w:val="24"/>
          <w:szCs w:val="24"/>
        </w:rPr>
        <w:t xml:space="preserve"> </w:t>
      </w:r>
      <w:r w:rsidR="00393734">
        <w:rPr>
          <w:rFonts w:ascii="Times New Roman" w:hAnsi="Times New Roman" w:cs="Times New Roman"/>
          <w:sz w:val="24"/>
          <w:szCs w:val="24"/>
        </w:rPr>
        <w:t>t</w:t>
      </w:r>
      <w:r w:rsidR="005E1147" w:rsidRPr="00393734">
        <w:rPr>
          <w:rFonts w:ascii="Times New Roman" w:hAnsi="Times New Roman" w:cs="Times New Roman"/>
          <w:sz w:val="24"/>
          <w:szCs w:val="24"/>
        </w:rPr>
        <w:t xml:space="preserve">hanks Sue Abbatiello, formerly </w:t>
      </w:r>
      <w:r w:rsidR="0009524F">
        <w:rPr>
          <w:rFonts w:ascii="Times New Roman" w:hAnsi="Times New Roman" w:cs="Times New Roman"/>
          <w:sz w:val="24"/>
          <w:szCs w:val="24"/>
        </w:rPr>
        <w:t xml:space="preserve">of </w:t>
      </w:r>
      <w:r w:rsidR="005E1147" w:rsidRPr="00393734">
        <w:rPr>
          <w:rFonts w:ascii="Times New Roman" w:hAnsi="Times New Roman" w:cs="Times New Roman"/>
          <w:sz w:val="24"/>
          <w:szCs w:val="24"/>
        </w:rPr>
        <w:t xml:space="preserve">Northeastern University, for sharing her expertise in </w:t>
      </w:r>
      <w:r w:rsidR="00715B9E">
        <w:rPr>
          <w:rFonts w:ascii="Times New Roman" w:hAnsi="Times New Roman" w:cs="Times New Roman"/>
          <w:sz w:val="24"/>
          <w:szCs w:val="24"/>
        </w:rPr>
        <w:t>LC-MS/MS</w:t>
      </w:r>
      <w:r w:rsidR="009C4F26">
        <w:rPr>
          <w:rFonts w:ascii="Times New Roman" w:hAnsi="Times New Roman" w:cs="Times New Roman"/>
          <w:sz w:val="24"/>
          <w:szCs w:val="24"/>
        </w:rPr>
        <w:t>;</w:t>
      </w:r>
      <w:r w:rsidR="005B2B2B" w:rsidRPr="009C4F26">
        <w:rPr>
          <w:rFonts w:ascii="Times New Roman" w:hAnsi="Times New Roman" w:cs="Times New Roman"/>
          <w:sz w:val="24"/>
          <w:szCs w:val="24"/>
        </w:rPr>
        <w:t xml:space="preserve"> JM</w:t>
      </w:r>
      <w:r w:rsidR="00393734" w:rsidRPr="009C4F26">
        <w:rPr>
          <w:rFonts w:ascii="Times New Roman" w:hAnsi="Times New Roman" w:cs="Times New Roman"/>
          <w:sz w:val="24"/>
          <w:szCs w:val="24"/>
        </w:rPr>
        <w:t xml:space="preserve"> </w:t>
      </w:r>
      <w:r w:rsidR="009C4F26">
        <w:rPr>
          <w:rFonts w:ascii="Times New Roman" w:hAnsi="Times New Roman" w:cs="Times New Roman"/>
          <w:sz w:val="24"/>
          <w:szCs w:val="24"/>
        </w:rPr>
        <w:t>thanks</w:t>
      </w:r>
      <w:r w:rsidR="00393734" w:rsidRPr="009C4F26">
        <w:rPr>
          <w:rFonts w:ascii="Times New Roman" w:hAnsi="Times New Roman" w:cs="Times New Roman"/>
          <w:sz w:val="24"/>
          <w:szCs w:val="24"/>
        </w:rPr>
        <w:t xml:space="preserve"> </w:t>
      </w:r>
      <w:r w:rsidR="009C4F26" w:rsidRPr="009C4F26">
        <w:rPr>
          <w:rFonts w:ascii="Times New Roman" w:hAnsi="Times New Roman" w:cs="Times New Roman"/>
          <w:sz w:val="24"/>
          <w:szCs w:val="24"/>
        </w:rPr>
        <w:t>Michael Schilling;</w:t>
      </w:r>
      <w:r w:rsidR="005B2B2B" w:rsidRPr="009C4F26">
        <w:rPr>
          <w:rFonts w:ascii="Times New Roman" w:hAnsi="Times New Roman" w:cs="Times New Roman"/>
          <w:sz w:val="24"/>
          <w:szCs w:val="24"/>
        </w:rPr>
        <w:t xml:space="preserve"> </w:t>
      </w:r>
      <w:r w:rsidR="005B2B2B" w:rsidRPr="00393734">
        <w:rPr>
          <w:rFonts w:ascii="Times New Roman" w:hAnsi="Times New Roman" w:cs="Times New Roman"/>
          <w:sz w:val="24"/>
          <w:szCs w:val="24"/>
        </w:rPr>
        <w:t>LRS</w:t>
      </w:r>
      <w:r w:rsidR="00CB7A2B" w:rsidRPr="00393734">
        <w:rPr>
          <w:rFonts w:ascii="Times New Roman" w:hAnsi="Times New Roman" w:cs="Times New Roman"/>
          <w:sz w:val="24"/>
          <w:szCs w:val="24"/>
        </w:rPr>
        <w:t xml:space="preserve"> </w:t>
      </w:r>
      <w:r w:rsidR="00CB7A2B" w:rsidRPr="00D440C2">
        <w:rPr>
          <w:rFonts w:ascii="Times New Roman" w:hAnsi="Times New Roman" w:cs="Times New Roman"/>
          <w:sz w:val="24"/>
          <w:szCs w:val="24"/>
        </w:rPr>
        <w:t>is grateful to the Carlsberg Foundation, the Getty Conservation Institute</w:t>
      </w:r>
      <w:r w:rsidR="008043EF">
        <w:rPr>
          <w:rFonts w:ascii="Times New Roman" w:hAnsi="Times New Roman" w:cs="Times New Roman"/>
          <w:sz w:val="24"/>
          <w:szCs w:val="24"/>
        </w:rPr>
        <w:t>,</w:t>
      </w:r>
      <w:r w:rsidR="00CB7A2B" w:rsidRPr="00D440C2">
        <w:rPr>
          <w:rFonts w:ascii="Times New Roman" w:hAnsi="Times New Roman" w:cs="Times New Roman"/>
          <w:sz w:val="24"/>
          <w:szCs w:val="24"/>
        </w:rPr>
        <w:t xml:space="preserve"> and the staff at the National Museum of Denmark </w:t>
      </w:r>
      <w:r w:rsidR="00CB7A2B" w:rsidRPr="00D440C2">
        <w:rPr>
          <w:rFonts w:ascii="Times New Roman" w:hAnsi="Times New Roman" w:cs="Times New Roman"/>
          <w:sz w:val="24"/>
          <w:szCs w:val="24"/>
        </w:rPr>
        <w:lastRenderedPageBreak/>
        <w:t>and the Ny Carlsberg Glyptotek f</w:t>
      </w:r>
      <w:r w:rsidR="00CB7A2B" w:rsidRPr="00D440C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or their kind permission to examine and take samples from their mummy portraits. </w:t>
      </w:r>
      <w:r w:rsidR="005B2B2B" w:rsidRPr="00D440C2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14:paraId="1E0D97DA" w14:textId="77777777" w:rsidR="005C70D9" w:rsidRDefault="005C70D9" w:rsidP="003A7BB1">
      <w:pPr>
        <w:pStyle w:val="Heading2"/>
      </w:pPr>
    </w:p>
    <w:p w14:paraId="66E70D5B" w14:textId="5A94EB24" w:rsidR="006F0F53" w:rsidRDefault="003A7BB1" w:rsidP="002E4E18">
      <w:pPr>
        <w:pStyle w:val="Heading2"/>
      </w:pPr>
      <w:r>
        <w:t>Notes</w:t>
      </w:r>
    </w:p>
    <w:p w14:paraId="2028625B" w14:textId="54CD8A04" w:rsidR="003A7BB1" w:rsidRPr="007B7646" w:rsidRDefault="003A7BB1" w:rsidP="002E4E18">
      <w:pPr>
        <w:pStyle w:val="HangingRef"/>
        <w:spacing w:line="360" w:lineRule="auto"/>
        <w:ind w:firstLine="0"/>
        <w:jc w:val="left"/>
      </w:pPr>
      <w:r>
        <w:t xml:space="preserve">1. </w:t>
      </w:r>
      <w:r w:rsidR="00A62DF4">
        <w:t>$$</w:t>
      </w:r>
      <w:r>
        <w:t>Barr 2020</w:t>
      </w:r>
      <w:r w:rsidR="00A62DF4">
        <w:t>$$</w:t>
      </w:r>
      <w:r>
        <w:t xml:space="preserve">; </w:t>
      </w:r>
      <w:r w:rsidR="00A62DF4">
        <w:t>$$</w:t>
      </w:r>
      <w:r w:rsidRPr="007B7646">
        <w:t>Bierbrier</w:t>
      </w:r>
      <w:r>
        <w:t xml:space="preserve"> </w:t>
      </w:r>
      <w:r w:rsidRPr="007B7646">
        <w:t>1997</w:t>
      </w:r>
      <w:r w:rsidR="00A62DF4">
        <w:t>$$</w:t>
      </w:r>
      <w:r>
        <w:t xml:space="preserve">. </w:t>
      </w:r>
    </w:p>
    <w:p w14:paraId="485200F2" w14:textId="1FA90406" w:rsidR="003A7BB1" w:rsidRDefault="003A7BB1" w:rsidP="002E4E18">
      <w:pPr>
        <w:pStyle w:val="HangingRef"/>
        <w:spacing w:line="360" w:lineRule="auto"/>
        <w:ind w:firstLine="0"/>
        <w:jc w:val="left"/>
      </w:pPr>
      <w:r>
        <w:t xml:space="preserve">2. </w:t>
      </w:r>
      <w:r w:rsidR="00A62DF4">
        <w:t>$$</w:t>
      </w:r>
      <w:r w:rsidRPr="008E66CA">
        <w:t>Jaeschke</w:t>
      </w:r>
      <w:r>
        <w:t xml:space="preserve"> </w:t>
      </w:r>
      <w:r w:rsidRPr="008E66CA">
        <w:t>1997</w:t>
      </w:r>
      <w:r w:rsidR="00A62DF4">
        <w:t>$$</w:t>
      </w:r>
      <w:r w:rsidRPr="008E66CA">
        <w:t xml:space="preserve">.  </w:t>
      </w:r>
    </w:p>
    <w:p w14:paraId="0CFB0D1F" w14:textId="62DFFF9D" w:rsidR="003A7BB1" w:rsidRDefault="003A7BB1" w:rsidP="002E4E18">
      <w:pPr>
        <w:pStyle w:val="HangingRef"/>
        <w:spacing w:line="360" w:lineRule="auto"/>
        <w:ind w:firstLine="0"/>
        <w:jc w:val="left"/>
      </w:pPr>
      <w:r>
        <w:t xml:space="preserve">3. </w:t>
      </w:r>
      <w:r w:rsidR="00A62DF4">
        <w:t>$$</w:t>
      </w:r>
      <w:r w:rsidRPr="00F61A5A">
        <w:t>Bassem</w:t>
      </w:r>
      <w:r>
        <w:t xml:space="preserve"> et al. 2022</w:t>
      </w:r>
      <w:r w:rsidR="00A62DF4">
        <w:t>$$</w:t>
      </w:r>
      <w:r>
        <w:t xml:space="preserve">. </w:t>
      </w:r>
    </w:p>
    <w:p w14:paraId="16332380" w14:textId="3A659636" w:rsidR="003A7BB1" w:rsidRDefault="003A7BB1" w:rsidP="002E4E18">
      <w:pPr>
        <w:pStyle w:val="HangingRef"/>
        <w:spacing w:line="360" w:lineRule="auto"/>
        <w:ind w:firstLine="0"/>
        <w:jc w:val="left"/>
      </w:pPr>
      <w:r>
        <w:t xml:space="preserve">4. </w:t>
      </w:r>
      <w:r w:rsidR="00A62DF4">
        <w:t>$$</w:t>
      </w:r>
      <w:r>
        <w:t>Svoboda and</w:t>
      </w:r>
      <w:r w:rsidRPr="00940B5D">
        <w:t xml:space="preserve"> Cartwright</w:t>
      </w:r>
      <w:r>
        <w:t xml:space="preserve"> 20</w:t>
      </w:r>
      <w:r w:rsidR="001529F3">
        <w:t>20</w:t>
      </w:r>
      <w:r w:rsidR="00A62DF4">
        <w:t>$$</w:t>
      </w:r>
      <w:r>
        <w:t>.</w:t>
      </w:r>
    </w:p>
    <w:p w14:paraId="42E592AF" w14:textId="5364190E" w:rsidR="003A7BB1" w:rsidRDefault="003A7BB1" w:rsidP="002E4E18">
      <w:pPr>
        <w:pStyle w:val="HangingRef"/>
        <w:spacing w:line="360" w:lineRule="auto"/>
        <w:ind w:firstLine="0"/>
        <w:jc w:val="left"/>
      </w:pPr>
      <w:r>
        <w:t xml:space="preserve">5. </w:t>
      </w:r>
      <w:r w:rsidR="00A62DF4">
        <w:t>$$</w:t>
      </w:r>
      <w:r w:rsidRPr="00E74640">
        <w:t>Borromeo</w:t>
      </w:r>
      <w:r>
        <w:t xml:space="preserve"> et al. 2020</w:t>
      </w:r>
      <w:r w:rsidR="00A62DF4">
        <w:t>$$</w:t>
      </w:r>
      <w:r>
        <w:t xml:space="preserve">; </w:t>
      </w:r>
      <w:r w:rsidR="00A62DF4">
        <w:t>$$</w:t>
      </w:r>
      <w:r>
        <w:t>Stevens 2009</w:t>
      </w:r>
      <w:r w:rsidR="00A62DF4">
        <w:t>$$</w:t>
      </w:r>
      <w:r>
        <w:t xml:space="preserve">.  </w:t>
      </w:r>
    </w:p>
    <w:p w14:paraId="7C390B5A" w14:textId="17FBE0B8" w:rsidR="003A7BB1" w:rsidRDefault="003A7BB1" w:rsidP="002E4E18">
      <w:pPr>
        <w:pStyle w:val="HangingRef"/>
        <w:spacing w:line="360" w:lineRule="auto"/>
        <w:ind w:firstLine="0"/>
        <w:jc w:val="left"/>
      </w:pPr>
      <w:r>
        <w:t xml:space="preserve">6. With exceptions as published in: </w:t>
      </w:r>
      <w:r w:rsidR="00A62DF4">
        <w:t>$$</w:t>
      </w:r>
      <w:r w:rsidRPr="00E34BCB">
        <w:t>Kirchhof</w:t>
      </w:r>
      <w:r>
        <w:t xml:space="preserve"> and</w:t>
      </w:r>
      <w:r w:rsidRPr="00E34BCB">
        <w:t xml:space="preserve"> Rehorovics </w:t>
      </w:r>
      <w:r>
        <w:t>2010</w:t>
      </w:r>
      <w:r w:rsidR="00A62DF4">
        <w:t>$$</w:t>
      </w:r>
      <w:r>
        <w:t xml:space="preserve">. </w:t>
      </w:r>
    </w:p>
    <w:p w14:paraId="33757C59" w14:textId="46F810AF" w:rsidR="003A7BB1" w:rsidRDefault="003A7BB1" w:rsidP="002E4E18">
      <w:pPr>
        <w:pStyle w:val="HangingRef"/>
        <w:spacing w:line="360" w:lineRule="auto"/>
        <w:ind w:firstLine="0"/>
        <w:jc w:val="left"/>
      </w:pPr>
      <w:r>
        <w:t xml:space="preserve">7. </w:t>
      </w:r>
      <w:r w:rsidR="00A62DF4">
        <w:t>$$</w:t>
      </w:r>
      <w:r>
        <w:t>Walker 1997</w:t>
      </w:r>
      <w:r w:rsidR="00A62DF4">
        <w:t>$$</w:t>
      </w:r>
      <w:r>
        <w:t xml:space="preserve">. </w:t>
      </w:r>
    </w:p>
    <w:p w14:paraId="3D303787" w14:textId="72CD9095" w:rsidR="003A7BB1" w:rsidRDefault="003A7BB1" w:rsidP="002E4E18">
      <w:pPr>
        <w:pStyle w:val="HangingRef"/>
        <w:spacing w:line="360" w:lineRule="auto"/>
        <w:ind w:firstLine="0"/>
        <w:jc w:val="left"/>
        <w:rPr>
          <w:rStyle w:val="HTMLCite"/>
        </w:rPr>
      </w:pPr>
      <w:r>
        <w:t xml:space="preserve">8. </w:t>
      </w:r>
      <w:r w:rsidR="00A62DF4">
        <w:t>$$</w:t>
      </w:r>
      <w:r w:rsidRPr="00AF3DA7">
        <w:t>Codex Theodosianus</w:t>
      </w:r>
      <w:r w:rsidR="00A62DF4">
        <w:t>$$</w:t>
      </w:r>
      <w:r w:rsidR="00A62DF4">
        <w:t>.</w:t>
      </w:r>
    </w:p>
    <w:p w14:paraId="7DCEFDAC" w14:textId="02B073A3" w:rsidR="003A7BB1" w:rsidRPr="001557BE" w:rsidRDefault="003A7BB1" w:rsidP="002E4E18">
      <w:pPr>
        <w:pStyle w:val="HangingRef"/>
        <w:spacing w:line="360" w:lineRule="auto"/>
        <w:ind w:firstLine="0"/>
        <w:jc w:val="left"/>
      </w:pPr>
      <w:r>
        <w:t xml:space="preserve">9. </w:t>
      </w:r>
      <w:r w:rsidR="00A62DF4">
        <w:t>$$</w:t>
      </w:r>
      <w:r w:rsidRPr="00116CDE">
        <w:t xml:space="preserve">Verri, Opper, </w:t>
      </w:r>
      <w:r>
        <w:t>and</w:t>
      </w:r>
      <w:r w:rsidRPr="00116CDE">
        <w:t xml:space="preserve"> Deviese 2010</w:t>
      </w:r>
      <w:r w:rsidR="00A62DF4">
        <w:t>$$</w:t>
      </w:r>
      <w:r>
        <w:t>;</w:t>
      </w:r>
      <w:r w:rsidRPr="00116CDE">
        <w:t xml:space="preserve"> </w:t>
      </w:r>
      <w:r w:rsidR="00A62DF4">
        <w:t>$$</w:t>
      </w:r>
      <w:r w:rsidRPr="000E2C1D">
        <w:t>Verri</w:t>
      </w:r>
      <w:r>
        <w:t xml:space="preserve"> </w:t>
      </w:r>
      <w:r w:rsidRPr="000E2C1D">
        <w:t>2014</w:t>
      </w:r>
      <w:r w:rsidR="00A62DF4">
        <w:t>$$</w:t>
      </w:r>
      <w:r>
        <w:t>;</w:t>
      </w:r>
      <w:r w:rsidRPr="000E2C1D">
        <w:t xml:space="preserve"> </w:t>
      </w:r>
      <w:r w:rsidR="00A62DF4">
        <w:t>$$</w:t>
      </w:r>
      <w:r>
        <w:t>Svoboda and</w:t>
      </w:r>
      <w:r w:rsidRPr="00940B5D">
        <w:t xml:space="preserve"> Cartwright</w:t>
      </w:r>
      <w:r>
        <w:t xml:space="preserve"> 2020</w:t>
      </w:r>
      <w:r w:rsidR="00A62DF4">
        <w:t>$$</w:t>
      </w:r>
      <w:r>
        <w:t>.</w:t>
      </w:r>
    </w:p>
    <w:p w14:paraId="08E6A234" w14:textId="69EA147F" w:rsidR="003A7BB1" w:rsidRDefault="003A7BB1" w:rsidP="002E4E18">
      <w:pPr>
        <w:pStyle w:val="HangingRef"/>
        <w:spacing w:line="360" w:lineRule="auto"/>
        <w:ind w:firstLine="0"/>
        <w:jc w:val="left"/>
      </w:pPr>
      <w:r>
        <w:t xml:space="preserve">10. </w:t>
      </w:r>
      <w:r w:rsidR="00A62DF4">
        <w:t>$$</w:t>
      </w:r>
      <w:r w:rsidRPr="00595B6F">
        <w:rPr>
          <w:color w:val="373536"/>
        </w:rPr>
        <w:t>Mazurek</w:t>
      </w:r>
      <w:r>
        <w:rPr>
          <w:color w:val="373536"/>
        </w:rPr>
        <w:t xml:space="preserve">, </w:t>
      </w:r>
      <w:r w:rsidRPr="00595B6F">
        <w:rPr>
          <w:color w:val="373536"/>
        </w:rPr>
        <w:t>Svoboda</w:t>
      </w:r>
      <w:r>
        <w:rPr>
          <w:color w:val="373536"/>
        </w:rPr>
        <w:t>,</w:t>
      </w:r>
      <w:r w:rsidRPr="00595B6F">
        <w:rPr>
          <w:color w:val="373536"/>
        </w:rPr>
        <w:t xml:space="preserve"> </w:t>
      </w:r>
      <w:r>
        <w:rPr>
          <w:color w:val="373536"/>
        </w:rPr>
        <w:t xml:space="preserve">and </w:t>
      </w:r>
      <w:r w:rsidRPr="00595B6F">
        <w:rPr>
          <w:color w:val="373536"/>
        </w:rPr>
        <w:t xml:space="preserve">Schilling </w:t>
      </w:r>
      <w:r w:rsidRPr="00595B6F">
        <w:t>2019</w:t>
      </w:r>
      <w:r w:rsidR="00A62DF4">
        <w:t>$$</w:t>
      </w:r>
      <w:r>
        <w:t>;</w:t>
      </w:r>
      <w:r w:rsidRPr="00595B6F">
        <w:t xml:space="preserve"> </w:t>
      </w:r>
      <w:r w:rsidR="00A62DF4">
        <w:t>$$</w:t>
      </w:r>
      <w:r w:rsidRPr="42E3527D">
        <w:t xml:space="preserve">Lee </w:t>
      </w:r>
      <w:r>
        <w:t>et al. 2015</w:t>
      </w:r>
      <w:r w:rsidR="00A62DF4">
        <w:t>$$</w:t>
      </w:r>
      <w:r>
        <w:t xml:space="preserve">. </w:t>
      </w:r>
    </w:p>
    <w:p w14:paraId="12E95BF7" w14:textId="0C432DCC" w:rsidR="003A7BB1" w:rsidRDefault="003A7BB1" w:rsidP="002E4E18">
      <w:pPr>
        <w:pStyle w:val="HangingRef"/>
        <w:spacing w:line="360" w:lineRule="auto"/>
        <w:ind w:firstLine="0"/>
        <w:jc w:val="left"/>
      </w:pPr>
      <w:r>
        <w:t xml:space="preserve">11. </w:t>
      </w:r>
      <w:r w:rsidR="00A62DF4">
        <w:t>$$</w:t>
      </w:r>
      <w:r w:rsidRPr="00321865">
        <w:rPr>
          <w:color w:val="373536"/>
        </w:rPr>
        <w:t>Mazurek</w:t>
      </w:r>
      <w:r>
        <w:rPr>
          <w:color w:val="373536"/>
        </w:rPr>
        <w:t>, S</w:t>
      </w:r>
      <w:r w:rsidRPr="00321865">
        <w:rPr>
          <w:color w:val="373536"/>
        </w:rPr>
        <w:t>voboda</w:t>
      </w:r>
      <w:r>
        <w:rPr>
          <w:color w:val="373536"/>
        </w:rPr>
        <w:t xml:space="preserve">, and </w:t>
      </w:r>
      <w:r w:rsidRPr="00321865">
        <w:rPr>
          <w:color w:val="373536"/>
        </w:rPr>
        <w:t xml:space="preserve">Schilling </w:t>
      </w:r>
      <w:r>
        <w:rPr>
          <w:color w:val="373536"/>
        </w:rPr>
        <w:t>2019</w:t>
      </w:r>
      <w:r w:rsidR="00A62DF4">
        <w:t>$$</w:t>
      </w:r>
      <w:r>
        <w:rPr>
          <w:color w:val="373536"/>
        </w:rPr>
        <w:t xml:space="preserve">. </w:t>
      </w:r>
    </w:p>
    <w:p w14:paraId="1D79D99D" w14:textId="69F6D055" w:rsidR="003A7BB1" w:rsidRDefault="003A7BB1" w:rsidP="002E4E18">
      <w:pPr>
        <w:pStyle w:val="HangingRef"/>
        <w:spacing w:line="360" w:lineRule="auto"/>
        <w:ind w:firstLine="0"/>
        <w:jc w:val="left"/>
      </w:pPr>
      <w:r>
        <w:t xml:space="preserve">12. </w:t>
      </w:r>
      <w:r w:rsidR="00A62DF4">
        <w:t>$$</w:t>
      </w:r>
      <w:r w:rsidRPr="00CE7193">
        <w:t xml:space="preserve">Mazurek </w:t>
      </w:r>
      <w:r>
        <w:t>et al.</w:t>
      </w:r>
      <w:r w:rsidRPr="00CE7193">
        <w:t xml:space="preserve"> 2008</w:t>
      </w:r>
      <w:r w:rsidR="00A62DF4">
        <w:t>$$</w:t>
      </w:r>
      <w:r w:rsidRPr="00CE7193">
        <w:t xml:space="preserve">. </w:t>
      </w:r>
    </w:p>
    <w:p w14:paraId="669E2F6E" w14:textId="1854CB61" w:rsidR="003A7BB1" w:rsidRDefault="003A7BB1" w:rsidP="002E4E18">
      <w:pPr>
        <w:pStyle w:val="HangingRef"/>
        <w:spacing w:line="360" w:lineRule="auto"/>
        <w:ind w:firstLine="0"/>
        <w:jc w:val="left"/>
        <w:rPr>
          <w:color w:val="333333"/>
        </w:rPr>
      </w:pPr>
      <w:r>
        <w:t xml:space="preserve">13. </w:t>
      </w:r>
      <w:r w:rsidR="00A62DF4">
        <w:t>$$</w:t>
      </w:r>
      <w:r w:rsidRPr="00524978">
        <w:t xml:space="preserve">Mazurek </w:t>
      </w:r>
      <w:r>
        <w:t>et al.</w:t>
      </w:r>
      <w:r w:rsidRPr="00524978">
        <w:t xml:space="preserve"> 2014</w:t>
      </w:r>
      <w:r w:rsidR="00A62DF4">
        <w:t>$$</w:t>
      </w:r>
      <w:r>
        <w:t xml:space="preserve">; </w:t>
      </w:r>
      <w:r w:rsidR="00A62DF4">
        <w:t>$$</w:t>
      </w:r>
      <w:r w:rsidRPr="00AB5851">
        <w:rPr>
          <w:color w:val="333333"/>
        </w:rPr>
        <w:t>Hart</w:t>
      </w:r>
      <w:r>
        <w:rPr>
          <w:color w:val="333333"/>
        </w:rPr>
        <w:t xml:space="preserve"> 2016</w:t>
      </w:r>
      <w:r w:rsidR="00A62DF4">
        <w:t>$$</w:t>
      </w:r>
      <w:r>
        <w:rPr>
          <w:color w:val="333333"/>
        </w:rPr>
        <w:t>.</w:t>
      </w:r>
      <w:r w:rsidRPr="00AB5851">
        <w:rPr>
          <w:color w:val="333333"/>
        </w:rPr>
        <w:t xml:space="preserve"> </w:t>
      </w:r>
    </w:p>
    <w:p w14:paraId="5D8E6F2B" w14:textId="6B64DC56" w:rsidR="003A7BB1" w:rsidRDefault="003A7BB1" w:rsidP="002E4E18">
      <w:pPr>
        <w:pStyle w:val="HangingRef"/>
        <w:spacing w:line="360" w:lineRule="auto"/>
        <w:ind w:firstLine="0"/>
        <w:jc w:val="left"/>
      </w:pPr>
      <w:r>
        <w:t xml:space="preserve">14. </w:t>
      </w:r>
      <w:r w:rsidR="00A62DF4">
        <w:t>$$</w:t>
      </w:r>
      <w:r w:rsidRPr="00D806ED">
        <w:t>Mazurek et</w:t>
      </w:r>
      <w:r>
        <w:t xml:space="preserve"> </w:t>
      </w:r>
      <w:r w:rsidRPr="00D806ED">
        <w:t>al</w:t>
      </w:r>
      <w:r>
        <w:t>.</w:t>
      </w:r>
      <w:r w:rsidRPr="00D806ED">
        <w:t xml:space="preserve"> 2014</w:t>
      </w:r>
      <w:r>
        <w:t>,</w:t>
      </w:r>
      <w:r w:rsidRPr="00D806ED">
        <w:t xml:space="preserve"> 82</w:t>
      </w:r>
      <w:r w:rsidR="00A62DF4">
        <w:t>$$</w:t>
      </w:r>
      <w:r>
        <w:t>.</w:t>
      </w:r>
    </w:p>
    <w:p w14:paraId="3C4BA727" w14:textId="77777777" w:rsidR="003A7BB1" w:rsidRDefault="003A7BB1" w:rsidP="002E4E18">
      <w:pPr>
        <w:pStyle w:val="HangingRef"/>
        <w:spacing w:line="360" w:lineRule="auto"/>
        <w:ind w:firstLine="0"/>
        <w:jc w:val="left"/>
      </w:pPr>
      <w:r>
        <w:t xml:space="preserve">15. </w:t>
      </w:r>
      <w:r w:rsidRPr="008709A1">
        <w:t>Internal notes from 2013 APPEAR meeting at the Getty Villa</w:t>
      </w:r>
      <w:r>
        <w:t>.</w:t>
      </w:r>
    </w:p>
    <w:p w14:paraId="3D58578A" w14:textId="628BA9C8" w:rsidR="003A7BB1" w:rsidRDefault="003A7BB1" w:rsidP="002E4E18">
      <w:pPr>
        <w:pStyle w:val="HangingRef"/>
        <w:spacing w:after="0" w:line="360" w:lineRule="auto"/>
        <w:ind w:firstLine="0"/>
        <w:jc w:val="left"/>
      </w:pPr>
      <w:r>
        <w:t xml:space="preserve">16. </w:t>
      </w:r>
      <w:r w:rsidR="00A62DF4">
        <w:t>$$</w:t>
      </w:r>
      <w:r w:rsidRPr="00A047FE">
        <w:t xml:space="preserve">Spaabæk </w:t>
      </w:r>
      <w:r>
        <w:t xml:space="preserve">and </w:t>
      </w:r>
      <w:r w:rsidRPr="00A047FE">
        <w:t>Mazurek 2020</w:t>
      </w:r>
      <w:r w:rsidR="00A62DF4">
        <w:t>$$</w:t>
      </w:r>
      <w:r>
        <w:t xml:space="preserve">. </w:t>
      </w:r>
    </w:p>
    <w:p w14:paraId="012310D8" w14:textId="1C62881E" w:rsidR="003A7BB1" w:rsidRPr="001373D6" w:rsidRDefault="003A7BB1" w:rsidP="002E4E18">
      <w:pPr>
        <w:pStyle w:val="HangingRef"/>
        <w:spacing w:after="0" w:line="360" w:lineRule="auto"/>
        <w:ind w:firstLine="0"/>
        <w:jc w:val="left"/>
      </w:pPr>
      <w:r>
        <w:t xml:space="preserve">17. </w:t>
      </w:r>
      <w:r w:rsidR="00A62DF4">
        <w:t>$$</w:t>
      </w:r>
      <w:r w:rsidRPr="001373D6">
        <w:t>Spaabæk and Mazurek 2020</w:t>
      </w:r>
      <w:r w:rsidR="00A62DF4">
        <w:t>$$</w:t>
      </w:r>
      <w:r w:rsidRPr="001373D6">
        <w:t xml:space="preserve">. </w:t>
      </w:r>
    </w:p>
    <w:p w14:paraId="3949DB6D" w14:textId="3AB59A29" w:rsidR="003A7BB1" w:rsidRDefault="003A7BB1" w:rsidP="002E4E18">
      <w:pPr>
        <w:pStyle w:val="HangingRef"/>
        <w:spacing w:line="360" w:lineRule="auto"/>
        <w:ind w:firstLine="0"/>
        <w:jc w:val="left"/>
      </w:pPr>
      <w:r>
        <w:t xml:space="preserve">18. </w:t>
      </w:r>
      <w:r w:rsidR="00A62DF4">
        <w:t>$$</w:t>
      </w:r>
      <w:r w:rsidRPr="00A047FE">
        <w:t xml:space="preserve">Kirby </w:t>
      </w:r>
      <w:r>
        <w:t>et al.</w:t>
      </w:r>
      <w:r w:rsidRPr="00A047FE">
        <w:t xml:space="preserve"> </w:t>
      </w:r>
      <w:r>
        <w:t>2011</w:t>
      </w:r>
      <w:r w:rsidR="00A62DF4">
        <w:t>$$</w:t>
      </w:r>
      <w:r>
        <w:t xml:space="preserve">. </w:t>
      </w:r>
    </w:p>
    <w:p w14:paraId="6173BDD6" w14:textId="3C0C6EF8" w:rsidR="003A7BB1" w:rsidRDefault="003A7BB1" w:rsidP="002E4E18">
      <w:pPr>
        <w:pStyle w:val="HangingRef"/>
        <w:spacing w:line="360" w:lineRule="auto"/>
        <w:ind w:firstLine="0"/>
        <w:jc w:val="left"/>
      </w:pPr>
      <w:r>
        <w:t xml:space="preserve">19. </w:t>
      </w:r>
      <w:r w:rsidR="00A62DF4">
        <w:t>$$</w:t>
      </w:r>
      <w:r w:rsidRPr="007A212C">
        <w:t xml:space="preserve">Henzel, Watanabe, </w:t>
      </w:r>
      <w:r>
        <w:t xml:space="preserve">and </w:t>
      </w:r>
      <w:r w:rsidRPr="007A212C">
        <w:t>Stults 2003</w:t>
      </w:r>
      <w:r w:rsidR="00A62DF4">
        <w:t>$$</w:t>
      </w:r>
      <w:r w:rsidRPr="007A212C">
        <w:t>.</w:t>
      </w:r>
    </w:p>
    <w:p w14:paraId="3046ACDC" w14:textId="57366635" w:rsidR="003A7BB1" w:rsidRDefault="003A7BB1" w:rsidP="002E4E18">
      <w:pPr>
        <w:pStyle w:val="HangingRef"/>
        <w:spacing w:after="144" w:line="360" w:lineRule="auto"/>
        <w:ind w:firstLine="0"/>
        <w:jc w:val="left"/>
      </w:pPr>
      <w:r>
        <w:t xml:space="preserve">20. </w:t>
      </w:r>
      <w:r w:rsidR="00A62DF4">
        <w:t>$$</w:t>
      </w:r>
      <w:r w:rsidRPr="007A212C">
        <w:t xml:space="preserve">Buckley </w:t>
      </w:r>
      <w:r>
        <w:t xml:space="preserve">et al. </w:t>
      </w:r>
      <w:r w:rsidRPr="007A212C">
        <w:t>2009</w:t>
      </w:r>
      <w:r w:rsidR="00A62DF4">
        <w:t>$$</w:t>
      </w:r>
      <w:r>
        <w:t>.</w:t>
      </w:r>
    </w:p>
    <w:p w14:paraId="22623FE7" w14:textId="77777777" w:rsidR="003A7BB1" w:rsidRDefault="003A7BB1" w:rsidP="002E4E18">
      <w:pPr>
        <w:pStyle w:val="HangingRef"/>
        <w:spacing w:after="144" w:line="360" w:lineRule="auto"/>
        <w:ind w:firstLine="0"/>
        <w:jc w:val="left"/>
      </w:pPr>
      <w:r>
        <w:lastRenderedPageBreak/>
        <w:t xml:space="preserve">21. </w:t>
      </w:r>
      <w:hyperlink r:id="rId8" w:history="1">
        <w:r w:rsidRPr="00E928FC">
          <w:rPr>
            <w:rStyle w:val="Hyperlink"/>
          </w:rPr>
          <w:t>https://en.wikipedia.org/wiki/Liquid_chromatography–mass_spectrometry</w:t>
        </w:r>
      </w:hyperlink>
      <w:r>
        <w:t>.</w:t>
      </w:r>
    </w:p>
    <w:p w14:paraId="2E3A3B70" w14:textId="08382856" w:rsidR="003A7BB1" w:rsidRDefault="003A7BB1" w:rsidP="002E4E18">
      <w:pPr>
        <w:pStyle w:val="HangingRef"/>
        <w:spacing w:after="144" w:line="360" w:lineRule="auto"/>
        <w:ind w:firstLine="0"/>
        <w:jc w:val="left"/>
      </w:pPr>
      <w:r>
        <w:t xml:space="preserve">22. </w:t>
      </w:r>
      <w:r w:rsidR="00A62DF4">
        <w:t>$$</w:t>
      </w:r>
      <w:r>
        <w:t>Kirby et al. 2023</w:t>
      </w:r>
      <w:r w:rsidR="00A62DF4">
        <w:t>$$</w:t>
      </w:r>
      <w:r>
        <w:t>.</w:t>
      </w:r>
    </w:p>
    <w:p w14:paraId="0B070C36" w14:textId="317EAC55" w:rsidR="003A7BB1" w:rsidRDefault="003A7BB1" w:rsidP="002E4E18">
      <w:pPr>
        <w:pStyle w:val="HangingRef"/>
        <w:spacing w:after="144" w:line="360" w:lineRule="auto"/>
        <w:ind w:firstLine="0"/>
        <w:jc w:val="left"/>
      </w:pPr>
      <w:r>
        <w:t xml:space="preserve">23. </w:t>
      </w:r>
      <w:r w:rsidR="00A62DF4">
        <w:t>$$</w:t>
      </w:r>
      <w:r w:rsidRPr="008018DC">
        <w:t xml:space="preserve">Spaabæk </w:t>
      </w:r>
      <w:r>
        <w:t>and</w:t>
      </w:r>
      <w:r w:rsidRPr="008018DC">
        <w:t xml:space="preserve"> Mazurek 2020</w:t>
      </w:r>
      <w:r w:rsidR="00A62DF4">
        <w:t>$$</w:t>
      </w:r>
      <w:r>
        <w:t>.</w:t>
      </w:r>
    </w:p>
    <w:p w14:paraId="286C22E6" w14:textId="59FD1ACA" w:rsidR="003A7BB1" w:rsidRDefault="003A7BB1" w:rsidP="002E4E18">
      <w:pPr>
        <w:spacing w:after="0" w:line="360" w:lineRule="auto"/>
        <w:jc w:val="left"/>
        <w:rPr>
          <w:rFonts w:eastAsia="Times New Roman"/>
        </w:rPr>
      </w:pPr>
      <w:r>
        <w:t xml:space="preserve">24. </w:t>
      </w:r>
      <w:r w:rsidR="00A62DF4">
        <w:t>$$</w:t>
      </w:r>
      <w:r w:rsidRPr="00EA7E40">
        <w:rPr>
          <w:rFonts w:eastAsia="Times New Roman"/>
        </w:rPr>
        <w:t>Strohalm</w:t>
      </w:r>
      <w:r>
        <w:rPr>
          <w:rFonts w:eastAsia="Times New Roman"/>
        </w:rPr>
        <w:t xml:space="preserve"> et al.</w:t>
      </w:r>
      <w:r w:rsidRPr="00EA7E40">
        <w:rPr>
          <w:rFonts w:eastAsia="Times New Roman"/>
        </w:rPr>
        <w:t xml:space="preserve"> 2010</w:t>
      </w:r>
      <w:r w:rsidR="00A62DF4">
        <w:t>$$</w:t>
      </w:r>
      <w:r w:rsidRPr="00EA7E40">
        <w:rPr>
          <w:rFonts w:eastAsia="Times New Roman"/>
        </w:rPr>
        <w:t>.</w:t>
      </w:r>
    </w:p>
    <w:p w14:paraId="2D40EB69" w14:textId="77777777" w:rsidR="003A7BB1" w:rsidRDefault="003A7BB1" w:rsidP="003A7BB1">
      <w:pPr>
        <w:spacing w:after="0" w:line="360" w:lineRule="auto"/>
        <w:jc w:val="left"/>
      </w:pPr>
      <w:r w:rsidRPr="00781387">
        <w:t xml:space="preserve">25. </w:t>
      </w:r>
      <w:r w:rsidRPr="00781387">
        <w:rPr>
          <w:rStyle w:val="EndnoteReference"/>
          <w:vertAlign w:val="baseline"/>
        </w:rPr>
        <w:t xml:space="preserve">Matrix Science. </w:t>
      </w:r>
      <w:hyperlink r:id="rId9" w:history="1">
        <w:r w:rsidRPr="00781387">
          <w:rPr>
            <w:rStyle w:val="EndnoteReference"/>
            <w:vertAlign w:val="baseline"/>
          </w:rPr>
          <w:t>http://www.matrixscience.com</w:t>
        </w:r>
      </w:hyperlink>
      <w:r w:rsidRPr="00781387">
        <w:rPr>
          <w:rStyle w:val="EndnoteReference"/>
          <w:vertAlign w:val="baseline"/>
        </w:rPr>
        <w:t>. Accessed 22 July 2022</w:t>
      </w:r>
      <w:r>
        <w:t>.</w:t>
      </w:r>
    </w:p>
    <w:p w14:paraId="6F1CCCD7" w14:textId="0F1F912F" w:rsidR="003A7BB1" w:rsidRDefault="003A7BB1" w:rsidP="002E4E18">
      <w:pPr>
        <w:spacing w:after="0" w:line="360" w:lineRule="auto"/>
        <w:jc w:val="left"/>
      </w:pPr>
      <w:r w:rsidRPr="00781387">
        <w:t xml:space="preserve">26. </w:t>
      </w:r>
      <w:r w:rsidRPr="00781387">
        <w:rPr>
          <w:rStyle w:val="EndnoteReference"/>
          <w:vertAlign w:val="baseline"/>
        </w:rPr>
        <w:t xml:space="preserve">Proteowizard. </w:t>
      </w:r>
      <w:hyperlink r:id="rId10" w:history="1">
        <w:r w:rsidRPr="00781387">
          <w:rPr>
            <w:rStyle w:val="EndnoteReference"/>
            <w:vertAlign w:val="baseline"/>
          </w:rPr>
          <w:t>https://proteowizard.sourceforge.io</w:t>
        </w:r>
      </w:hyperlink>
      <w:r w:rsidRPr="00781387">
        <w:rPr>
          <w:rStyle w:val="EndnoteReference"/>
          <w:vertAlign w:val="baseline"/>
        </w:rPr>
        <w:t>. Accessed 22 July 2022</w:t>
      </w:r>
      <w:r w:rsidRPr="00781387">
        <w:t>.</w:t>
      </w:r>
    </w:p>
    <w:p w14:paraId="3EEB33B7" w14:textId="77777777" w:rsidR="003A7BB1" w:rsidRPr="00781387" w:rsidRDefault="003A7BB1" w:rsidP="002E4E18">
      <w:pPr>
        <w:spacing w:after="0" w:line="360" w:lineRule="auto"/>
        <w:jc w:val="left"/>
      </w:pPr>
      <w:r>
        <w:t xml:space="preserve">27. </w:t>
      </w:r>
      <w:r w:rsidRPr="008018DC">
        <w:t xml:space="preserve">Deamidation is a chemical reaction in which </w:t>
      </w:r>
      <w:r w:rsidRPr="00966BE7">
        <w:t>a</w:t>
      </w:r>
      <w:r>
        <w:t>n</w:t>
      </w:r>
      <w:r w:rsidRPr="00966BE7">
        <w:t xml:space="preserve"> </w:t>
      </w:r>
      <w:r>
        <w:t xml:space="preserve">amide </w:t>
      </w:r>
      <w:r w:rsidRPr="008018DC">
        <w:t xml:space="preserve">functional group </w:t>
      </w:r>
      <w:r>
        <w:t xml:space="preserve">in the side chain of asparagine or glutamine </w:t>
      </w:r>
      <w:r w:rsidRPr="008018DC">
        <w:t xml:space="preserve">is </w:t>
      </w:r>
      <w:r>
        <w:t>converted to another functional group, usually a carboxylic acid.</w:t>
      </w:r>
    </w:p>
    <w:p w14:paraId="0A232377" w14:textId="2060CD8E" w:rsidR="003A7BB1" w:rsidRPr="0058207D" w:rsidRDefault="003A7BB1" w:rsidP="002E4E18">
      <w:pPr>
        <w:pStyle w:val="HangingRef"/>
        <w:spacing w:line="360" w:lineRule="auto"/>
        <w:ind w:firstLine="0"/>
        <w:jc w:val="left"/>
      </w:pPr>
      <w:r>
        <w:t xml:space="preserve">28. Ultraviolet-induced visible fluorescence (UVF) methodology used at each institution for capturing images varied based on equipment and processing. </w:t>
      </w:r>
    </w:p>
    <w:p w14:paraId="011450F2" w14:textId="7423F430" w:rsidR="003A7BB1" w:rsidRDefault="003A7BB1" w:rsidP="002E4E18">
      <w:pPr>
        <w:pStyle w:val="HangingRef"/>
        <w:spacing w:line="360" w:lineRule="auto"/>
        <w:ind w:firstLine="0"/>
        <w:jc w:val="left"/>
      </w:pPr>
      <w:r>
        <w:t xml:space="preserve">29. </w:t>
      </w:r>
      <w:r w:rsidRPr="00964A44">
        <w:rPr>
          <w:rFonts w:eastAsiaTheme="minorHAnsi"/>
        </w:rPr>
        <w:t xml:space="preserve">The authors would like to thank the institutions who generously allowed sampling of their portraits to make this study possible: Norton Simon Museum; Cleveland Museum of Art; Kunsthistorische Museum, Vienna; Ny </w:t>
      </w:r>
      <w:r w:rsidRPr="00964A44">
        <w:t xml:space="preserve">Carlsberg </w:t>
      </w:r>
      <w:r w:rsidRPr="00964A44">
        <w:rPr>
          <w:rFonts w:eastAsiaTheme="minorHAnsi"/>
        </w:rPr>
        <w:t>Glyptotek</w:t>
      </w:r>
      <w:r>
        <w:rPr>
          <w:rFonts w:eastAsiaTheme="minorHAnsi"/>
        </w:rPr>
        <w:t>;</w:t>
      </w:r>
      <w:r w:rsidRPr="00964A44">
        <w:rPr>
          <w:rFonts w:eastAsiaTheme="minorHAnsi"/>
        </w:rPr>
        <w:t xml:space="preserve"> J. Paul Getty Museum.</w:t>
      </w:r>
    </w:p>
    <w:p w14:paraId="0371F6AF" w14:textId="33B2ACA0" w:rsidR="003A7BB1" w:rsidRDefault="003A7BB1" w:rsidP="002E4E18">
      <w:pPr>
        <w:pStyle w:val="HangingRef"/>
        <w:spacing w:line="360" w:lineRule="auto"/>
        <w:ind w:firstLine="0"/>
        <w:jc w:val="left"/>
      </w:pPr>
      <w:r>
        <w:t xml:space="preserve">30. </w:t>
      </w:r>
      <w:r w:rsidR="00A62DF4">
        <w:t>$$</w:t>
      </w:r>
      <w:r w:rsidRPr="00973FE4">
        <w:t>Imbrogno</w:t>
      </w:r>
      <w:r>
        <w:t xml:space="preserve">, </w:t>
      </w:r>
      <w:r w:rsidRPr="00973FE4">
        <w:t xml:space="preserve">Nayak, </w:t>
      </w:r>
      <w:r>
        <w:t xml:space="preserve">and </w:t>
      </w:r>
      <w:r w:rsidRPr="00973FE4">
        <w:t>Belfort 2014</w:t>
      </w:r>
      <w:r w:rsidR="00A62DF4">
        <w:t>$$</w:t>
      </w:r>
      <w:r>
        <w:t>.</w:t>
      </w:r>
    </w:p>
    <w:p w14:paraId="461155D7" w14:textId="36E3F863" w:rsidR="003A7BB1" w:rsidRDefault="003A7BB1" w:rsidP="002E4E18">
      <w:pPr>
        <w:pStyle w:val="HangingRef"/>
        <w:spacing w:line="360" w:lineRule="auto"/>
        <w:ind w:firstLine="0"/>
        <w:jc w:val="left"/>
      </w:pPr>
      <w:r>
        <w:t xml:space="preserve">31. </w:t>
      </w:r>
      <w:r w:rsidR="00A62DF4">
        <w:t>$$</w:t>
      </w:r>
      <w:r w:rsidRPr="0042244D">
        <w:t>Fulcher</w:t>
      </w:r>
      <w:r>
        <w:t xml:space="preserve"> et al. 2021</w:t>
      </w:r>
      <w:r w:rsidR="00A62DF4">
        <w:t>$$</w:t>
      </w:r>
      <w:r>
        <w:t>.</w:t>
      </w:r>
      <w:r w:rsidRPr="0042244D">
        <w:t xml:space="preserve"> </w:t>
      </w:r>
    </w:p>
    <w:p w14:paraId="2216FC46" w14:textId="7346A4EF" w:rsidR="003A7BB1" w:rsidRDefault="003A7BB1" w:rsidP="002E4E18">
      <w:pPr>
        <w:pStyle w:val="HangingRef"/>
        <w:spacing w:line="360" w:lineRule="auto"/>
        <w:ind w:firstLine="0"/>
        <w:jc w:val="left"/>
      </w:pPr>
      <w:r>
        <w:t xml:space="preserve">32. </w:t>
      </w:r>
      <w:r w:rsidR="00A62DF4">
        <w:t>$$</w:t>
      </w:r>
      <w:r w:rsidRPr="00631179">
        <w:t xml:space="preserve">Southon </w:t>
      </w:r>
      <w:r>
        <w:t>et al.</w:t>
      </w:r>
      <w:r w:rsidRPr="00631179">
        <w:t xml:space="preserve"> 2004</w:t>
      </w:r>
      <w:r w:rsidR="00A62DF4">
        <w:t>$$</w:t>
      </w:r>
      <w:r w:rsidRPr="00631179">
        <w:t>.</w:t>
      </w:r>
      <w:r>
        <w:t xml:space="preserve"> </w:t>
      </w:r>
    </w:p>
    <w:p w14:paraId="66D8DF85" w14:textId="5BF95A10" w:rsidR="003A7BB1" w:rsidRPr="001C7237" w:rsidRDefault="003A7BB1" w:rsidP="002E4E18">
      <w:pPr>
        <w:pStyle w:val="HangingRef"/>
        <w:spacing w:line="360" w:lineRule="auto"/>
        <w:ind w:firstLine="0"/>
        <w:jc w:val="left"/>
        <w:rPr>
          <w:bCs/>
        </w:rPr>
      </w:pPr>
      <w:r>
        <w:t xml:space="preserve">33. </w:t>
      </w:r>
      <w:r w:rsidRPr="00EC586E">
        <w:t>Internal Report</w:t>
      </w:r>
      <w:r>
        <w:t>—</w:t>
      </w:r>
      <w:r w:rsidRPr="00EC586E">
        <w:t>UC</w:t>
      </w:r>
      <w:r>
        <w:t xml:space="preserve"> </w:t>
      </w:r>
      <w:r w:rsidRPr="00EC586E">
        <w:t>Irvine AMS facility</w:t>
      </w:r>
      <w:r>
        <w:t>:</w:t>
      </w:r>
      <w:r w:rsidRPr="00EC586E">
        <w:t xml:space="preserve"> UCIAMS-128007: 1925 ± 20 BP, corresponding to a median probability calibrated age of 103 CE, </w:t>
      </w:r>
      <w:r w:rsidRPr="00EC586E">
        <w:rPr>
          <w:bCs/>
        </w:rPr>
        <w:t>2 sigma calibrated age range 28-204 CE</w:t>
      </w:r>
      <w:r>
        <w:rPr>
          <w:bCs/>
        </w:rPr>
        <w:t>.</w:t>
      </w:r>
    </w:p>
    <w:p w14:paraId="2903E635" w14:textId="71464A34" w:rsidR="003A7BB1" w:rsidRDefault="003A7BB1" w:rsidP="002E4E18">
      <w:pPr>
        <w:pStyle w:val="HangingRef"/>
        <w:spacing w:line="360" w:lineRule="auto"/>
        <w:ind w:firstLine="0"/>
        <w:jc w:val="left"/>
      </w:pPr>
      <w:r>
        <w:t xml:space="preserve">34. </w:t>
      </w:r>
      <w:r w:rsidR="00A62DF4">
        <w:t>$$</w:t>
      </w:r>
      <w:r w:rsidRPr="00C37B52">
        <w:t xml:space="preserve">Perry-Gal </w:t>
      </w:r>
      <w:r>
        <w:t>et al.</w:t>
      </w:r>
      <w:r w:rsidRPr="00C37B52">
        <w:t xml:space="preserve"> 2015</w:t>
      </w:r>
      <w:r w:rsidR="00A62DF4">
        <w:t>$$</w:t>
      </w:r>
      <w:r>
        <w:t xml:space="preserve">. </w:t>
      </w:r>
    </w:p>
    <w:p w14:paraId="15A34085" w14:textId="68EC2295" w:rsidR="003A7BB1" w:rsidRDefault="003A7BB1" w:rsidP="002E4E18">
      <w:pPr>
        <w:pStyle w:val="HangingRef"/>
        <w:spacing w:line="360" w:lineRule="auto"/>
        <w:ind w:firstLine="0"/>
        <w:jc w:val="left"/>
      </w:pPr>
      <w:r>
        <w:t xml:space="preserve">35. </w:t>
      </w:r>
      <w:r w:rsidR="001B578E">
        <w:t>$$</w:t>
      </w:r>
      <w:r w:rsidRPr="00A047FE">
        <w:t>Pliny the Elder</w:t>
      </w:r>
      <w:r w:rsidR="001B578E">
        <w:t>$$</w:t>
      </w:r>
      <w:r w:rsidRPr="00A047FE">
        <w:t xml:space="preserve">. Volume III; Book X;. On cock fighting and omens, XXIV; on eating hens, LXXI, 139-140; on hatching, LXXV, 153. </w:t>
      </w:r>
    </w:p>
    <w:p w14:paraId="32EEE9D0" w14:textId="781DBA37" w:rsidR="003A7BB1" w:rsidRPr="001C7237" w:rsidRDefault="003A7BB1" w:rsidP="002E4E18">
      <w:pPr>
        <w:pStyle w:val="HangingRef"/>
        <w:spacing w:line="360" w:lineRule="auto"/>
        <w:ind w:firstLine="0"/>
        <w:jc w:val="left"/>
        <w:rPr>
          <w:u w:val="single"/>
        </w:rPr>
      </w:pPr>
      <w:r>
        <w:t xml:space="preserve">36. </w:t>
      </w:r>
      <w:r w:rsidR="001B578E">
        <w:t>$$</w:t>
      </w:r>
      <w:r w:rsidRPr="00A047FE">
        <w:rPr>
          <w:rStyle w:val="larger"/>
        </w:rPr>
        <w:t xml:space="preserve">Cicero MT </w:t>
      </w:r>
      <w:r w:rsidRPr="00A047FE">
        <w:t>1923</w:t>
      </w:r>
      <w:r w:rsidR="001B578E">
        <w:t>$$</w:t>
      </w:r>
      <w:r>
        <w:t>.</w:t>
      </w:r>
    </w:p>
    <w:p w14:paraId="128C8C95" w14:textId="36A39668" w:rsidR="003A7BB1" w:rsidRDefault="003A7BB1" w:rsidP="002E4E18">
      <w:pPr>
        <w:pStyle w:val="HangingRef"/>
        <w:spacing w:line="360" w:lineRule="auto"/>
        <w:ind w:firstLine="0"/>
        <w:jc w:val="left"/>
      </w:pPr>
      <w:r>
        <w:t xml:space="preserve">37. </w:t>
      </w:r>
      <w:r w:rsidR="001B578E">
        <w:t>$$</w:t>
      </w:r>
      <w:r>
        <w:t>University of Exeter 2021</w:t>
      </w:r>
      <w:r w:rsidR="001B578E">
        <w:t>$$</w:t>
      </w:r>
      <w:r>
        <w:t xml:space="preserve">. </w:t>
      </w:r>
    </w:p>
    <w:p w14:paraId="34F9F690" w14:textId="52C511F2" w:rsidR="003A7BB1" w:rsidRDefault="003A7BB1" w:rsidP="002E4E18">
      <w:pPr>
        <w:pStyle w:val="HangingRef"/>
        <w:tabs>
          <w:tab w:val="left" w:pos="7425"/>
        </w:tabs>
        <w:spacing w:line="360" w:lineRule="auto"/>
        <w:ind w:firstLine="0"/>
        <w:jc w:val="left"/>
      </w:pPr>
      <w:r>
        <w:t xml:space="preserve">38. </w:t>
      </w:r>
      <w:r w:rsidR="001B578E">
        <w:t>$$</w:t>
      </w:r>
      <w:r>
        <w:t>Perry-Gal et al. 2015</w:t>
      </w:r>
      <w:r w:rsidR="001B578E">
        <w:t>$$</w:t>
      </w:r>
      <w:r>
        <w:t xml:space="preserve">; </w:t>
      </w:r>
      <w:r w:rsidR="001B578E">
        <w:t>$$</w:t>
      </w:r>
      <w:r w:rsidRPr="006F654F">
        <w:t>Traverso</w:t>
      </w:r>
      <w:r w:rsidRPr="00A047FE">
        <w:t xml:space="preserve"> 2019</w:t>
      </w:r>
      <w:r w:rsidR="001B578E">
        <w:t>$$</w:t>
      </w:r>
      <w:r>
        <w:t xml:space="preserve">; </w:t>
      </w:r>
      <w:r w:rsidR="001B578E">
        <w:t>$$</w:t>
      </w:r>
      <w:r w:rsidRPr="003D7F33">
        <w:t>Redding 2015</w:t>
      </w:r>
      <w:r w:rsidR="001B578E">
        <w:t>$$</w:t>
      </w:r>
      <w:r w:rsidRPr="003D7F33">
        <w:t xml:space="preserve">. </w:t>
      </w:r>
    </w:p>
    <w:p w14:paraId="7474C242" w14:textId="74A7E9D6" w:rsidR="003A7BB1" w:rsidRPr="00835AF6" w:rsidRDefault="003A7BB1" w:rsidP="002E4E18">
      <w:pPr>
        <w:pStyle w:val="HangingRef"/>
        <w:spacing w:line="360" w:lineRule="auto"/>
        <w:ind w:firstLine="0"/>
        <w:jc w:val="left"/>
      </w:pPr>
      <w:r>
        <w:t xml:space="preserve">39. </w:t>
      </w:r>
      <w:r w:rsidR="001B578E">
        <w:t>$$</w:t>
      </w:r>
      <w:r w:rsidRPr="00FA36A2">
        <w:t>Ikram</w:t>
      </w:r>
      <w:r>
        <w:t xml:space="preserve"> </w:t>
      </w:r>
      <w:r w:rsidRPr="00FA36A2">
        <w:t>1995</w:t>
      </w:r>
      <w:r w:rsidR="001B578E">
        <w:t>$$</w:t>
      </w:r>
      <w:r>
        <w:t xml:space="preserve">. </w:t>
      </w:r>
    </w:p>
    <w:p w14:paraId="3E4D56E9" w14:textId="04C21200" w:rsidR="003A7BB1" w:rsidRDefault="003A7BB1" w:rsidP="002E4E18">
      <w:pPr>
        <w:pStyle w:val="HangingRef"/>
        <w:spacing w:line="360" w:lineRule="auto"/>
        <w:ind w:firstLine="0"/>
        <w:jc w:val="left"/>
      </w:pPr>
      <w:r>
        <w:t xml:space="preserve">40. </w:t>
      </w:r>
      <w:r w:rsidR="001B578E">
        <w:t>$$</w:t>
      </w:r>
      <w:r w:rsidRPr="00781387">
        <w:rPr>
          <w:rStyle w:val="Emphasis"/>
          <w:i w:val="0"/>
          <w:iCs w:val="0"/>
        </w:rPr>
        <w:t>Lucas</w:t>
      </w:r>
      <w:r w:rsidRPr="00781387">
        <w:rPr>
          <w:i/>
          <w:iCs/>
        </w:rPr>
        <w:t xml:space="preserve"> </w:t>
      </w:r>
      <w:r w:rsidRPr="00781387">
        <w:t>and</w:t>
      </w:r>
      <w:r w:rsidRPr="00781387">
        <w:rPr>
          <w:i/>
          <w:iCs/>
        </w:rPr>
        <w:t xml:space="preserve"> </w:t>
      </w:r>
      <w:r w:rsidRPr="00781387">
        <w:rPr>
          <w:rStyle w:val="Emphasis"/>
          <w:i w:val="0"/>
          <w:iCs w:val="0"/>
        </w:rPr>
        <w:t>Harris</w:t>
      </w:r>
      <w:r w:rsidRPr="001F582A">
        <w:t xml:space="preserve"> 19</w:t>
      </w:r>
      <w:r>
        <w:t>62</w:t>
      </w:r>
      <w:r w:rsidR="001B578E">
        <w:t>$$</w:t>
      </w:r>
      <w:r>
        <w:t xml:space="preserve">. </w:t>
      </w:r>
    </w:p>
    <w:p w14:paraId="380C08EE" w14:textId="0421FF0E" w:rsidR="003A7BB1" w:rsidRDefault="003A7BB1" w:rsidP="002E4E18">
      <w:pPr>
        <w:pStyle w:val="HangingRef"/>
        <w:spacing w:line="360" w:lineRule="auto"/>
        <w:ind w:firstLine="0"/>
        <w:jc w:val="left"/>
      </w:pPr>
      <w:r>
        <w:lastRenderedPageBreak/>
        <w:t xml:space="preserve">41. </w:t>
      </w:r>
      <w:r w:rsidR="001B578E">
        <w:t>$$</w:t>
      </w:r>
      <w:r w:rsidRPr="00760B14">
        <w:t>Serpico</w:t>
      </w:r>
      <w:r w:rsidR="005C70D9">
        <w:t xml:space="preserve"> and White</w:t>
      </w:r>
      <w:r>
        <w:t xml:space="preserve"> </w:t>
      </w:r>
      <w:r w:rsidRPr="00760B14">
        <w:t>2000</w:t>
      </w:r>
      <w:r w:rsidR="001B578E">
        <w:t>$$</w:t>
      </w:r>
      <w:r>
        <w:t>;</w:t>
      </w:r>
      <w:r w:rsidRPr="00760B14">
        <w:t xml:space="preserve"> </w:t>
      </w:r>
      <w:r w:rsidR="001B578E">
        <w:t>$$</w:t>
      </w:r>
      <w:r w:rsidRPr="001B318F">
        <w:t>de Vartavan</w:t>
      </w:r>
      <w:r>
        <w:t xml:space="preserve"> 2007</w:t>
      </w:r>
      <w:r w:rsidR="001B578E">
        <w:t>$$</w:t>
      </w:r>
      <w:r>
        <w:t xml:space="preserve">. </w:t>
      </w:r>
    </w:p>
    <w:p w14:paraId="40BF5599" w14:textId="622F6676" w:rsidR="003A7BB1" w:rsidRPr="007568B4" w:rsidRDefault="003A7BB1" w:rsidP="002E4E18">
      <w:pPr>
        <w:pStyle w:val="HangingRef"/>
        <w:spacing w:line="360" w:lineRule="auto"/>
        <w:ind w:firstLine="0"/>
        <w:jc w:val="left"/>
      </w:pPr>
      <w:r>
        <w:t xml:space="preserve">42. </w:t>
      </w:r>
      <w:r w:rsidR="001B578E">
        <w:t>$$</w:t>
      </w:r>
      <w:r w:rsidRPr="00760B14">
        <w:t xml:space="preserve">Serpico and White </w:t>
      </w:r>
      <w:r>
        <w:t>2001</w:t>
      </w:r>
      <w:r w:rsidR="001B578E">
        <w:t>$$</w:t>
      </w:r>
      <w:r>
        <w:t xml:space="preserve">; </w:t>
      </w:r>
      <w:r w:rsidR="001B578E">
        <w:t>$$</w:t>
      </w:r>
      <w:r w:rsidRPr="0042244D">
        <w:t>Fulcher</w:t>
      </w:r>
      <w:r>
        <w:t xml:space="preserve"> et al. 2021</w:t>
      </w:r>
      <w:r w:rsidR="001B578E">
        <w:t>$$</w:t>
      </w:r>
      <w:r>
        <w:t xml:space="preserve">; </w:t>
      </w:r>
      <w:r w:rsidR="001B578E">
        <w:t>$$</w:t>
      </w:r>
      <w:r>
        <w:t>de Vartavan 2007</w:t>
      </w:r>
      <w:r w:rsidR="001B578E">
        <w:t>$$</w:t>
      </w:r>
      <w:r>
        <w:t xml:space="preserve">; </w:t>
      </w:r>
      <w:r w:rsidR="001B578E">
        <w:t>$$</w:t>
      </w:r>
      <w:r w:rsidRPr="007568B4">
        <w:t>Edwards</w:t>
      </w:r>
      <w:r w:rsidR="001529F3">
        <w:t xml:space="preserve"> Howell</w:t>
      </w:r>
      <w:r w:rsidRPr="007568B4">
        <w:t xml:space="preserve"> </w:t>
      </w:r>
      <w:r>
        <w:t>et al.</w:t>
      </w:r>
      <w:r w:rsidRPr="007568B4">
        <w:t xml:space="preserve"> 2007</w:t>
      </w:r>
      <w:r w:rsidR="001B578E">
        <w:t>$$</w:t>
      </w:r>
      <w:r>
        <w:t xml:space="preserve">. </w:t>
      </w:r>
    </w:p>
    <w:p w14:paraId="07439ED6" w14:textId="033534CD" w:rsidR="003A7BB1" w:rsidRDefault="003A7BB1" w:rsidP="002E4E18">
      <w:pPr>
        <w:pStyle w:val="HangingRef"/>
        <w:spacing w:line="360" w:lineRule="auto"/>
        <w:ind w:firstLine="0"/>
        <w:jc w:val="left"/>
      </w:pPr>
      <w:r>
        <w:t xml:space="preserve">43. </w:t>
      </w:r>
      <w:r w:rsidR="001B578E">
        <w:t>$$</w:t>
      </w:r>
      <w:r w:rsidRPr="00973FE4">
        <w:t>Imbrogno</w:t>
      </w:r>
      <w:r>
        <w:t xml:space="preserve">, </w:t>
      </w:r>
      <w:r w:rsidRPr="00973FE4">
        <w:t>Nayak</w:t>
      </w:r>
      <w:r>
        <w:t>,</w:t>
      </w:r>
      <w:r w:rsidRPr="00973FE4">
        <w:t xml:space="preserve"> </w:t>
      </w:r>
      <w:r>
        <w:t xml:space="preserve">and </w:t>
      </w:r>
      <w:r w:rsidRPr="00973FE4">
        <w:t xml:space="preserve">Belfort </w:t>
      </w:r>
      <w:r>
        <w:t>2014</w:t>
      </w:r>
      <w:r w:rsidR="001B578E">
        <w:t>$$</w:t>
      </w:r>
      <w:r>
        <w:t xml:space="preserve">; </w:t>
      </w:r>
      <w:r w:rsidR="001B578E">
        <w:t>$$</w:t>
      </w:r>
      <w:r w:rsidRPr="00A80F7B">
        <w:t xml:space="preserve">Woudhuysen-Keller </w:t>
      </w:r>
      <w:r>
        <w:t xml:space="preserve">and </w:t>
      </w:r>
      <w:r w:rsidRPr="00A80F7B">
        <w:t>Woudhuysen-Keller</w:t>
      </w:r>
      <w:r>
        <w:t xml:space="preserve"> 1</w:t>
      </w:r>
      <w:r w:rsidRPr="00A80F7B">
        <w:t>994</w:t>
      </w:r>
      <w:r w:rsidR="001B578E">
        <w:t>$$</w:t>
      </w:r>
      <w:r>
        <w:t xml:space="preserve">. </w:t>
      </w:r>
    </w:p>
    <w:p w14:paraId="48311976" w14:textId="32AD769F" w:rsidR="003A7BB1" w:rsidRDefault="003A7BB1" w:rsidP="002E4E18">
      <w:pPr>
        <w:pStyle w:val="HangingRef"/>
        <w:spacing w:line="360" w:lineRule="auto"/>
        <w:ind w:firstLine="0"/>
        <w:jc w:val="left"/>
      </w:pPr>
      <w:r>
        <w:t xml:space="preserve">44. </w:t>
      </w:r>
      <w:r w:rsidR="001B578E">
        <w:t>$$</w:t>
      </w:r>
      <w:r w:rsidRPr="003341BA">
        <w:t>Imbrogno</w:t>
      </w:r>
      <w:r>
        <w:t xml:space="preserve">, </w:t>
      </w:r>
      <w:r w:rsidRPr="003341BA">
        <w:t xml:space="preserve">Nayak, </w:t>
      </w:r>
      <w:r>
        <w:t xml:space="preserve">and </w:t>
      </w:r>
      <w:r w:rsidRPr="003341BA">
        <w:t>Belfort 2014</w:t>
      </w:r>
      <w:r w:rsidR="001B578E">
        <w:t>$$</w:t>
      </w:r>
      <w:r>
        <w:t xml:space="preserve">; </w:t>
      </w:r>
      <w:r w:rsidR="001B578E">
        <w:t>$$</w:t>
      </w:r>
      <w:r w:rsidRPr="000F512D">
        <w:rPr>
          <w:rStyle w:val="markedcontent"/>
        </w:rPr>
        <w:t>Rickerby</w:t>
      </w:r>
      <w:r>
        <w:rPr>
          <w:rStyle w:val="markedcontent"/>
        </w:rPr>
        <w:t xml:space="preserve"> </w:t>
      </w:r>
      <w:r w:rsidRPr="000F512D">
        <w:rPr>
          <w:rStyle w:val="markedcontent"/>
        </w:rPr>
        <w:t>1993</w:t>
      </w:r>
      <w:r w:rsidR="001B578E">
        <w:t>$$</w:t>
      </w:r>
      <w:r w:rsidRPr="000F512D">
        <w:rPr>
          <w:rStyle w:val="markedcontent"/>
        </w:rPr>
        <w:t xml:space="preserve">. </w:t>
      </w:r>
    </w:p>
    <w:p w14:paraId="1EAA93AB" w14:textId="3FE006A6" w:rsidR="003A7BB1" w:rsidRDefault="003A7BB1" w:rsidP="002E4E18">
      <w:pPr>
        <w:pStyle w:val="HangingRef"/>
        <w:spacing w:line="360" w:lineRule="auto"/>
        <w:ind w:firstLine="0"/>
        <w:jc w:val="left"/>
      </w:pPr>
      <w:r>
        <w:t xml:space="preserve">45. </w:t>
      </w:r>
      <w:r w:rsidR="001B578E">
        <w:t>$$</w:t>
      </w:r>
      <w:r>
        <w:t>Lucas and Harris 1962</w:t>
      </w:r>
      <w:r w:rsidR="00AD6FBA">
        <w:t>, 356–61</w:t>
      </w:r>
      <w:r w:rsidR="001B578E">
        <w:t>$$</w:t>
      </w:r>
      <w:r>
        <w:t xml:space="preserve">. </w:t>
      </w:r>
    </w:p>
    <w:p w14:paraId="10EFCBC2" w14:textId="4552759B" w:rsidR="003A7BB1" w:rsidRDefault="003A7BB1" w:rsidP="002E4E18">
      <w:pPr>
        <w:pStyle w:val="HangingRef"/>
        <w:spacing w:line="360" w:lineRule="auto"/>
        <w:ind w:firstLine="0"/>
        <w:jc w:val="left"/>
      </w:pPr>
      <w:r>
        <w:t xml:space="preserve">46. </w:t>
      </w:r>
      <w:r w:rsidR="001B578E">
        <w:t>$$</w:t>
      </w:r>
      <w:r w:rsidRPr="00A047FE">
        <w:t>Spaabæk</w:t>
      </w:r>
      <w:r w:rsidRPr="00975ACA">
        <w:t xml:space="preserve"> and Mazurek</w:t>
      </w:r>
      <w:r>
        <w:t xml:space="preserve"> </w:t>
      </w:r>
      <w:r w:rsidRPr="00975ACA">
        <w:t>2020</w:t>
      </w:r>
      <w:r w:rsidR="001B578E">
        <w:t>$$</w:t>
      </w:r>
      <w:r>
        <w:t>;</w:t>
      </w:r>
      <w:r w:rsidRPr="00975ACA">
        <w:t xml:space="preserve"> </w:t>
      </w:r>
      <w:r w:rsidR="001B578E">
        <w:t>$$</w:t>
      </w:r>
      <w:r w:rsidRPr="000F512D">
        <w:t>Mathews</w:t>
      </w:r>
      <w:r>
        <w:t xml:space="preserve"> and </w:t>
      </w:r>
      <w:r w:rsidRPr="000F512D">
        <w:t>M</w:t>
      </w:r>
      <w:r w:rsidR="001529F3">
        <w:t>ü</w:t>
      </w:r>
      <w:r w:rsidRPr="000F512D">
        <w:t>ller 2016</w:t>
      </w:r>
      <w:r w:rsidR="001B578E">
        <w:t>$$</w:t>
      </w:r>
      <w:r>
        <w:t xml:space="preserve">; </w:t>
      </w:r>
      <w:r w:rsidR="001B578E">
        <w:t>$$</w:t>
      </w:r>
      <w:r w:rsidRPr="007E6EAB">
        <w:t>Fulcher</w:t>
      </w:r>
      <w:r>
        <w:t xml:space="preserve"> et al. </w:t>
      </w:r>
      <w:r w:rsidRPr="007E6EAB">
        <w:t>2021</w:t>
      </w:r>
      <w:r w:rsidR="001B578E">
        <w:t>$$</w:t>
      </w:r>
      <w:r w:rsidRPr="007E6EAB">
        <w:t xml:space="preserve">. </w:t>
      </w:r>
    </w:p>
    <w:p w14:paraId="5A6893A3" w14:textId="1AD54159" w:rsidR="003A7BB1" w:rsidRDefault="003A7BB1" w:rsidP="002E4E18">
      <w:pPr>
        <w:pStyle w:val="HangingRef"/>
        <w:spacing w:line="360" w:lineRule="auto"/>
        <w:ind w:firstLine="0"/>
        <w:jc w:val="left"/>
      </w:pPr>
      <w:r>
        <w:t xml:space="preserve">47. </w:t>
      </w:r>
      <w:r w:rsidR="001B578E">
        <w:t>$$</w:t>
      </w:r>
      <w:r>
        <w:t>Gänsicke 2010</w:t>
      </w:r>
      <w:r w:rsidR="001B578E">
        <w:t>$$</w:t>
      </w:r>
      <w:r>
        <w:t xml:space="preserve">. </w:t>
      </w:r>
    </w:p>
    <w:p w14:paraId="78F4BCF6" w14:textId="0A7844E7" w:rsidR="003A7BB1" w:rsidRDefault="003A7BB1" w:rsidP="002E4E18">
      <w:pPr>
        <w:pStyle w:val="HangingRef"/>
        <w:spacing w:line="360" w:lineRule="auto"/>
        <w:ind w:firstLine="0"/>
        <w:jc w:val="left"/>
      </w:pPr>
      <w:r>
        <w:t xml:space="preserve">48. </w:t>
      </w:r>
      <w:r w:rsidR="001B578E">
        <w:t>$$</w:t>
      </w:r>
      <w:r w:rsidRPr="009F4D17">
        <w:t>de Vartavan</w:t>
      </w:r>
      <w:r>
        <w:t xml:space="preserve"> 2009</w:t>
      </w:r>
      <w:r w:rsidR="001B578E">
        <w:t>$$</w:t>
      </w:r>
      <w:r>
        <w:t xml:space="preserve">; </w:t>
      </w:r>
      <w:r w:rsidR="001B578E">
        <w:t>$$</w:t>
      </w:r>
      <w:r w:rsidRPr="00F02DAC">
        <w:rPr>
          <w:rStyle w:val="markedcontent"/>
        </w:rPr>
        <w:t>Rickerby</w:t>
      </w:r>
      <w:r>
        <w:rPr>
          <w:rStyle w:val="markedcontent"/>
        </w:rPr>
        <w:t xml:space="preserve"> 1993</w:t>
      </w:r>
      <w:r w:rsidR="001B578E">
        <w:t>$$</w:t>
      </w:r>
      <w:r>
        <w:rPr>
          <w:rStyle w:val="markedcontent"/>
        </w:rPr>
        <w:t>.</w:t>
      </w:r>
    </w:p>
    <w:p w14:paraId="60022705" w14:textId="60F8C070" w:rsidR="003A7BB1" w:rsidRDefault="003A7BB1" w:rsidP="002E4E18">
      <w:pPr>
        <w:pStyle w:val="HangingRef"/>
        <w:spacing w:line="360" w:lineRule="auto"/>
        <w:ind w:firstLine="0"/>
        <w:jc w:val="left"/>
      </w:pPr>
      <w:r w:rsidRPr="0014134E">
        <w:rPr>
          <w:rStyle w:val="EndnoteReference"/>
          <w:vertAlign w:val="baseline"/>
        </w:rPr>
        <w:t>4</w:t>
      </w:r>
      <w:r>
        <w:t xml:space="preserve">9. </w:t>
      </w:r>
      <w:r w:rsidR="001B578E">
        <w:t>$$</w:t>
      </w:r>
      <w:r w:rsidRPr="00D06BA5">
        <w:t>Stulik</w:t>
      </w:r>
      <w:r w:rsidR="001529F3">
        <w:t xml:space="preserve">, </w:t>
      </w:r>
      <w:r w:rsidRPr="00D06BA5">
        <w:rPr>
          <w:rStyle w:val="markedcontent"/>
        </w:rPr>
        <w:t>Porta</w:t>
      </w:r>
      <w:r w:rsidR="001529F3">
        <w:rPr>
          <w:rStyle w:val="markedcontent"/>
        </w:rPr>
        <w:t>, and Palet</w:t>
      </w:r>
      <w:r>
        <w:rPr>
          <w:rStyle w:val="markedcontent"/>
        </w:rPr>
        <w:t xml:space="preserve"> 1993</w:t>
      </w:r>
      <w:r w:rsidR="001B578E">
        <w:t>$$</w:t>
      </w:r>
      <w:r>
        <w:rPr>
          <w:rStyle w:val="markedcontent"/>
        </w:rPr>
        <w:t xml:space="preserve">. </w:t>
      </w:r>
    </w:p>
    <w:p w14:paraId="4D9FDC2F" w14:textId="6B257340" w:rsidR="003A7BB1" w:rsidRDefault="003A7BB1" w:rsidP="002E4E18">
      <w:pPr>
        <w:pStyle w:val="HangingRef"/>
        <w:spacing w:line="360" w:lineRule="auto"/>
        <w:ind w:firstLine="0"/>
        <w:jc w:val="left"/>
      </w:pPr>
      <w:r>
        <w:t xml:space="preserve">50. </w:t>
      </w:r>
      <w:r w:rsidR="001B578E">
        <w:t>$$</w:t>
      </w:r>
      <w:r w:rsidRPr="00512C9C">
        <w:t>T</w:t>
      </w:r>
      <w:r>
        <w:t>ö</w:t>
      </w:r>
      <w:r w:rsidRPr="00512C9C">
        <w:t>p</w:t>
      </w:r>
      <w:r>
        <w:t>f</w:t>
      </w:r>
      <w:r w:rsidRPr="00512C9C">
        <w:t>er</w:t>
      </w:r>
      <w:r>
        <w:t xml:space="preserve"> </w:t>
      </w:r>
      <w:r w:rsidRPr="00512C9C">
        <w:t>2017</w:t>
      </w:r>
      <w:r w:rsidR="001B578E">
        <w:t>$$</w:t>
      </w:r>
      <w:r w:rsidRPr="00512C9C">
        <w:t xml:space="preserve">. </w:t>
      </w:r>
    </w:p>
    <w:p w14:paraId="08CECA19" w14:textId="72BD81A0" w:rsidR="003A7BB1" w:rsidRPr="001C7237" w:rsidRDefault="003A7BB1" w:rsidP="002E4E18">
      <w:pPr>
        <w:pStyle w:val="HangingRef"/>
        <w:spacing w:line="360" w:lineRule="auto"/>
        <w:ind w:firstLine="0"/>
        <w:jc w:val="left"/>
        <w:rPr>
          <w:color w:val="000000" w:themeColor="text1"/>
        </w:rPr>
      </w:pPr>
      <w:r>
        <w:t xml:space="preserve">51. </w:t>
      </w:r>
      <w:r w:rsidR="001B578E">
        <w:t>$$</w:t>
      </w:r>
      <w:r w:rsidRPr="001925CC">
        <w:t>Peruzzi</w:t>
      </w:r>
      <w:r>
        <w:t xml:space="preserve"> </w:t>
      </w:r>
      <w:r w:rsidRPr="001925CC">
        <w:t>2016</w:t>
      </w:r>
      <w:r w:rsidR="001B578E">
        <w:t>$$</w:t>
      </w:r>
      <w:r w:rsidRPr="001925CC">
        <w:t xml:space="preserve">. </w:t>
      </w:r>
    </w:p>
    <w:p w14:paraId="002BDE74" w14:textId="3247096B" w:rsidR="003A7BB1" w:rsidRPr="00E6434E" w:rsidRDefault="003A7BB1" w:rsidP="002E4E18">
      <w:pPr>
        <w:pStyle w:val="HangingRef"/>
        <w:spacing w:line="360" w:lineRule="auto"/>
        <w:ind w:firstLine="0"/>
        <w:jc w:val="left"/>
      </w:pPr>
      <w:r>
        <w:t xml:space="preserve">52. </w:t>
      </w:r>
      <w:r w:rsidR="001B578E">
        <w:t>$$</w:t>
      </w:r>
      <w:r w:rsidRPr="00E6434E">
        <w:t>Omaran</w:t>
      </w:r>
      <w:r>
        <w:t xml:space="preserve"> 2015</w:t>
      </w:r>
      <w:r w:rsidR="001B578E">
        <w:t>$$</w:t>
      </w:r>
      <w:r>
        <w:t xml:space="preserve">; </w:t>
      </w:r>
      <w:r w:rsidR="001B578E">
        <w:t>$$</w:t>
      </w:r>
      <w:r w:rsidRPr="00E6434E">
        <w:t>Dunand</w:t>
      </w:r>
      <w:r>
        <w:t xml:space="preserve"> </w:t>
      </w:r>
      <w:r w:rsidRPr="00E6434E">
        <w:t>and Zivie-Coche</w:t>
      </w:r>
      <w:r>
        <w:t xml:space="preserve"> </w:t>
      </w:r>
      <w:r w:rsidRPr="00E6434E">
        <w:t>2004</w:t>
      </w:r>
      <w:r w:rsidR="001B578E">
        <w:t>$$</w:t>
      </w:r>
      <w:r w:rsidRPr="00E6434E">
        <w:t xml:space="preserve">. </w:t>
      </w:r>
    </w:p>
    <w:p w14:paraId="2E01B28D" w14:textId="106BF363" w:rsidR="003A7BB1" w:rsidRDefault="003A7BB1" w:rsidP="002E4E18">
      <w:pPr>
        <w:pStyle w:val="HangingRef"/>
        <w:spacing w:line="360" w:lineRule="auto"/>
        <w:ind w:firstLine="0"/>
        <w:jc w:val="left"/>
      </w:pPr>
      <w:r>
        <w:t>53.</w:t>
      </w:r>
      <w:r w:rsidR="001B578E" w:rsidRPr="001B578E">
        <w:t xml:space="preserve"> </w:t>
      </w:r>
      <w:r w:rsidR="001B578E">
        <w:t>$$</w:t>
      </w:r>
      <w:r w:rsidRPr="00E6434E">
        <w:t xml:space="preserve">Maravelia </w:t>
      </w:r>
      <w:r>
        <w:t>2019</w:t>
      </w:r>
      <w:r w:rsidR="001B578E">
        <w:t>$$</w:t>
      </w:r>
      <w:r>
        <w:t>.</w:t>
      </w:r>
      <w:r w:rsidRPr="00E6434E">
        <w:t xml:space="preserve"> </w:t>
      </w:r>
    </w:p>
    <w:p w14:paraId="2E4E838C" w14:textId="1EBF6CE8" w:rsidR="003A7BB1" w:rsidRPr="002E4E18" w:rsidRDefault="003A7BB1" w:rsidP="002E4E18">
      <w:pPr>
        <w:pStyle w:val="HangingRef"/>
        <w:spacing w:line="360" w:lineRule="auto"/>
        <w:ind w:firstLine="0"/>
        <w:jc w:val="left"/>
        <w:rPr>
          <w:color w:val="auto"/>
        </w:rPr>
      </w:pPr>
      <w:r>
        <w:t xml:space="preserve">54. </w:t>
      </w:r>
      <w:r w:rsidR="001B578E">
        <w:t>$$</w:t>
      </w:r>
      <w:r w:rsidRPr="0014134E">
        <w:rPr>
          <w:rStyle w:val="Emphasis"/>
          <w:i w:val="0"/>
          <w:iCs w:val="0"/>
        </w:rPr>
        <w:t>Wegner</w:t>
      </w:r>
      <w:r>
        <w:rPr>
          <w:rStyle w:val="Emphasis"/>
          <w:i w:val="0"/>
          <w:iCs w:val="0"/>
        </w:rPr>
        <w:t xml:space="preserve"> </w:t>
      </w:r>
      <w:r w:rsidRPr="001223CF">
        <w:rPr>
          <w:color w:val="auto"/>
        </w:rPr>
        <w:t>202</w:t>
      </w:r>
      <w:r>
        <w:rPr>
          <w:color w:val="auto"/>
        </w:rPr>
        <w:t>1</w:t>
      </w:r>
      <w:r w:rsidR="001B578E">
        <w:t>$$</w:t>
      </w:r>
      <w:r>
        <w:rPr>
          <w:color w:val="auto"/>
        </w:rPr>
        <w:t>.</w:t>
      </w:r>
      <w:r w:rsidR="00AD6FBA" w:rsidDel="00AD6FBA">
        <w:rPr>
          <w:rStyle w:val="CommentReference"/>
        </w:rPr>
        <w:t xml:space="preserve"> </w:t>
      </w:r>
    </w:p>
    <w:p w14:paraId="600487A0" w14:textId="77777777" w:rsidR="003A7BB1" w:rsidRPr="003A7BB1" w:rsidRDefault="003A7BB1" w:rsidP="001B578E"/>
    <w:sectPr w:rsidR="003A7BB1" w:rsidRPr="003A7BB1">
      <w:footerReference w:type="default" r:id="rId11"/>
      <w:footnotePr>
        <w:numRestart w:val="eachPage"/>
      </w:footnotePr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2F9AE" w14:textId="77777777" w:rsidR="00651B91" w:rsidRDefault="00651B91" w:rsidP="00122A37">
      <w:r>
        <w:separator/>
      </w:r>
    </w:p>
  </w:endnote>
  <w:endnote w:type="continuationSeparator" w:id="0">
    <w:p w14:paraId="42B936F7" w14:textId="77777777" w:rsidR="00651B91" w:rsidRDefault="00651B91" w:rsidP="00122A37">
      <w:r>
        <w:continuationSeparator/>
      </w:r>
    </w:p>
  </w:endnote>
  <w:endnote w:type="continuationNotice" w:id="1">
    <w:p w14:paraId="4FA1C754" w14:textId="77777777" w:rsidR="00651B91" w:rsidRDefault="00651B91" w:rsidP="00122A37"/>
  </w:endnote>
  <w:endnote w:id="2">
    <w:p w14:paraId="6605DA97" w14:textId="56F30910" w:rsidR="00C231B1" w:rsidRPr="007B7646" w:rsidRDefault="00C231B1" w:rsidP="001B578E">
      <w:pPr>
        <w:pStyle w:val="HangingRef"/>
        <w:ind w:firstLine="0"/>
        <w:jc w:val="lef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Univers Next Pro Medium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68034" w14:textId="77777777" w:rsidR="00651B91" w:rsidRDefault="00651B91" w:rsidP="00122A37">
      <w:r>
        <w:separator/>
      </w:r>
    </w:p>
  </w:footnote>
  <w:footnote w:type="continuationSeparator" w:id="0">
    <w:p w14:paraId="58C69CC0" w14:textId="77777777" w:rsidR="00651B91" w:rsidRDefault="00651B91" w:rsidP="00122A37">
      <w:r>
        <w:continuationSeparator/>
      </w:r>
    </w:p>
  </w:footnote>
  <w:footnote w:type="continuationNotice" w:id="1">
    <w:p w14:paraId="5EDEFE33" w14:textId="77777777" w:rsidR="00651B91" w:rsidRDefault="00651B91" w:rsidP="00122A3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C6265"/>
    <w:multiLevelType w:val="hybridMultilevel"/>
    <w:tmpl w:val="3F285D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B77F1"/>
    <w:multiLevelType w:val="hybridMultilevel"/>
    <w:tmpl w:val="E46ED80A"/>
    <w:lvl w:ilvl="0" w:tplc="0B0072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CD8A73"/>
    <w:multiLevelType w:val="hybridMultilevel"/>
    <w:tmpl w:val="3F285D52"/>
    <w:lvl w:ilvl="0" w:tplc="6BBA3DA0">
      <w:start w:val="1"/>
      <w:numFmt w:val="decimal"/>
      <w:lvlText w:val="%1."/>
      <w:lvlJc w:val="left"/>
      <w:pPr>
        <w:ind w:left="720" w:hanging="360"/>
      </w:pPr>
    </w:lvl>
    <w:lvl w:ilvl="1" w:tplc="76A65C7C">
      <w:start w:val="1"/>
      <w:numFmt w:val="lowerLetter"/>
      <w:lvlText w:val="%2."/>
      <w:lvlJc w:val="left"/>
      <w:pPr>
        <w:ind w:left="1440" w:hanging="360"/>
      </w:pPr>
    </w:lvl>
    <w:lvl w:ilvl="2" w:tplc="61346110">
      <w:start w:val="1"/>
      <w:numFmt w:val="lowerRoman"/>
      <w:lvlText w:val="%3."/>
      <w:lvlJc w:val="right"/>
      <w:pPr>
        <w:ind w:left="2160" w:hanging="180"/>
      </w:pPr>
    </w:lvl>
    <w:lvl w:ilvl="3" w:tplc="1F320D6C">
      <w:start w:val="1"/>
      <w:numFmt w:val="decimal"/>
      <w:lvlText w:val="%4."/>
      <w:lvlJc w:val="left"/>
      <w:pPr>
        <w:ind w:left="2880" w:hanging="360"/>
      </w:pPr>
    </w:lvl>
    <w:lvl w:ilvl="4" w:tplc="661A7C10">
      <w:start w:val="1"/>
      <w:numFmt w:val="lowerLetter"/>
      <w:lvlText w:val="%5."/>
      <w:lvlJc w:val="left"/>
      <w:pPr>
        <w:ind w:left="3600" w:hanging="360"/>
      </w:pPr>
    </w:lvl>
    <w:lvl w:ilvl="5" w:tplc="1270D5CE">
      <w:start w:val="1"/>
      <w:numFmt w:val="lowerRoman"/>
      <w:lvlText w:val="%6."/>
      <w:lvlJc w:val="right"/>
      <w:pPr>
        <w:ind w:left="4320" w:hanging="180"/>
      </w:pPr>
    </w:lvl>
    <w:lvl w:ilvl="6" w:tplc="DA5ECA54">
      <w:start w:val="1"/>
      <w:numFmt w:val="decimal"/>
      <w:lvlText w:val="%7."/>
      <w:lvlJc w:val="left"/>
      <w:pPr>
        <w:ind w:left="5040" w:hanging="360"/>
      </w:pPr>
    </w:lvl>
    <w:lvl w:ilvl="7" w:tplc="96BA08F2">
      <w:start w:val="1"/>
      <w:numFmt w:val="lowerLetter"/>
      <w:lvlText w:val="%8."/>
      <w:lvlJc w:val="left"/>
      <w:pPr>
        <w:ind w:left="5760" w:hanging="360"/>
      </w:pPr>
    </w:lvl>
    <w:lvl w:ilvl="8" w:tplc="A412E32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E2FB1D"/>
    <w:multiLevelType w:val="hybridMultilevel"/>
    <w:tmpl w:val="B442C23C"/>
    <w:lvl w:ilvl="0" w:tplc="16D2C2F8">
      <w:start w:val="1"/>
      <w:numFmt w:val="decimal"/>
      <w:lvlText w:val="%1."/>
      <w:lvlJc w:val="left"/>
      <w:pPr>
        <w:ind w:left="720" w:hanging="360"/>
      </w:pPr>
    </w:lvl>
    <w:lvl w:ilvl="1" w:tplc="5F82767C">
      <w:start w:val="1"/>
      <w:numFmt w:val="lowerLetter"/>
      <w:lvlText w:val="%2."/>
      <w:lvlJc w:val="left"/>
      <w:pPr>
        <w:ind w:left="1440" w:hanging="360"/>
      </w:pPr>
    </w:lvl>
    <w:lvl w:ilvl="2" w:tplc="08505DCE">
      <w:start w:val="1"/>
      <w:numFmt w:val="lowerRoman"/>
      <w:lvlText w:val="%3."/>
      <w:lvlJc w:val="right"/>
      <w:pPr>
        <w:ind w:left="2160" w:hanging="180"/>
      </w:pPr>
    </w:lvl>
    <w:lvl w:ilvl="3" w:tplc="2BC81A36">
      <w:start w:val="1"/>
      <w:numFmt w:val="decimal"/>
      <w:lvlText w:val="%4."/>
      <w:lvlJc w:val="left"/>
      <w:pPr>
        <w:ind w:left="2880" w:hanging="360"/>
      </w:pPr>
    </w:lvl>
    <w:lvl w:ilvl="4" w:tplc="123CFA9C">
      <w:start w:val="1"/>
      <w:numFmt w:val="lowerLetter"/>
      <w:lvlText w:val="%5."/>
      <w:lvlJc w:val="left"/>
      <w:pPr>
        <w:ind w:left="3600" w:hanging="360"/>
      </w:pPr>
    </w:lvl>
    <w:lvl w:ilvl="5" w:tplc="B82298FC">
      <w:start w:val="1"/>
      <w:numFmt w:val="lowerRoman"/>
      <w:lvlText w:val="%6."/>
      <w:lvlJc w:val="right"/>
      <w:pPr>
        <w:ind w:left="4320" w:hanging="180"/>
      </w:pPr>
    </w:lvl>
    <w:lvl w:ilvl="6" w:tplc="74DEEC2E">
      <w:start w:val="1"/>
      <w:numFmt w:val="decimal"/>
      <w:lvlText w:val="%7."/>
      <w:lvlJc w:val="left"/>
      <w:pPr>
        <w:ind w:left="5040" w:hanging="360"/>
      </w:pPr>
    </w:lvl>
    <w:lvl w:ilvl="7" w:tplc="2602635E">
      <w:start w:val="1"/>
      <w:numFmt w:val="lowerLetter"/>
      <w:lvlText w:val="%8."/>
      <w:lvlJc w:val="left"/>
      <w:pPr>
        <w:ind w:left="5760" w:hanging="360"/>
      </w:pPr>
    </w:lvl>
    <w:lvl w:ilvl="8" w:tplc="9BF22F1A">
      <w:start w:val="1"/>
      <w:numFmt w:val="lowerRoman"/>
      <w:lvlText w:val="%9."/>
      <w:lvlJc w:val="right"/>
      <w:pPr>
        <w:ind w:left="6480" w:hanging="180"/>
      </w:pPr>
    </w:lvl>
  </w:abstractNum>
  <w:num w:numId="1" w16cid:durableId="830144698">
    <w:abstractNumId w:val="3"/>
  </w:num>
  <w:num w:numId="2" w16cid:durableId="1112239126">
    <w:abstractNumId w:val="2"/>
  </w:num>
  <w:num w:numId="3" w16cid:durableId="245966760">
    <w:abstractNumId w:val="1"/>
  </w:num>
  <w:num w:numId="4" w16cid:durableId="9968848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chel Barth [2]">
    <w15:presenceInfo w15:providerId="AD" w15:userId="S::RBarth@getty.edu::0126305d-0d55-4922-90cc-4875562d65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trackRevisions/>
  <w:defaultTabStop w:val="720"/>
  <w:characterSpacingControl w:val="doNotCompress"/>
  <w:footnotePr>
    <w:numRestart w:val="eachPage"/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A0F"/>
    <w:rsid w:val="00002F64"/>
    <w:rsid w:val="00010E97"/>
    <w:rsid w:val="000114E1"/>
    <w:rsid w:val="00021B66"/>
    <w:rsid w:val="00023569"/>
    <w:rsid w:val="00024995"/>
    <w:rsid w:val="0002651B"/>
    <w:rsid w:val="000311C0"/>
    <w:rsid w:val="00031FBB"/>
    <w:rsid w:val="0003216D"/>
    <w:rsid w:val="000336CE"/>
    <w:rsid w:val="00034B9B"/>
    <w:rsid w:val="00035D99"/>
    <w:rsid w:val="00036A41"/>
    <w:rsid w:val="00047AAB"/>
    <w:rsid w:val="0005097F"/>
    <w:rsid w:val="0005260B"/>
    <w:rsid w:val="0005333C"/>
    <w:rsid w:val="0005563B"/>
    <w:rsid w:val="00055F96"/>
    <w:rsid w:val="00057286"/>
    <w:rsid w:val="00063237"/>
    <w:rsid w:val="00065038"/>
    <w:rsid w:val="000677DE"/>
    <w:rsid w:val="00070D2E"/>
    <w:rsid w:val="00072B47"/>
    <w:rsid w:val="000738C0"/>
    <w:rsid w:val="00074775"/>
    <w:rsid w:val="00076EE8"/>
    <w:rsid w:val="00081046"/>
    <w:rsid w:val="0008122E"/>
    <w:rsid w:val="00082022"/>
    <w:rsid w:val="00086531"/>
    <w:rsid w:val="000901FD"/>
    <w:rsid w:val="00091B42"/>
    <w:rsid w:val="0009524F"/>
    <w:rsid w:val="0009562D"/>
    <w:rsid w:val="000A2B8A"/>
    <w:rsid w:val="000A495E"/>
    <w:rsid w:val="000A68F3"/>
    <w:rsid w:val="000A75E5"/>
    <w:rsid w:val="000B58A1"/>
    <w:rsid w:val="000B6F48"/>
    <w:rsid w:val="000C570B"/>
    <w:rsid w:val="000C6C2D"/>
    <w:rsid w:val="000D0849"/>
    <w:rsid w:val="000E273F"/>
    <w:rsid w:val="000E5C74"/>
    <w:rsid w:val="000E7F4C"/>
    <w:rsid w:val="000F023D"/>
    <w:rsid w:val="000F157D"/>
    <w:rsid w:val="000F280A"/>
    <w:rsid w:val="000F512D"/>
    <w:rsid w:val="000F7502"/>
    <w:rsid w:val="00103380"/>
    <w:rsid w:val="00112E97"/>
    <w:rsid w:val="00113E75"/>
    <w:rsid w:val="001162F2"/>
    <w:rsid w:val="00116CDE"/>
    <w:rsid w:val="00120B28"/>
    <w:rsid w:val="00122531"/>
    <w:rsid w:val="00122A37"/>
    <w:rsid w:val="001244C7"/>
    <w:rsid w:val="00126111"/>
    <w:rsid w:val="001265A5"/>
    <w:rsid w:val="00131DB5"/>
    <w:rsid w:val="001373D6"/>
    <w:rsid w:val="00137675"/>
    <w:rsid w:val="00137971"/>
    <w:rsid w:val="001379AF"/>
    <w:rsid w:val="00137AF7"/>
    <w:rsid w:val="00142DFD"/>
    <w:rsid w:val="001529F3"/>
    <w:rsid w:val="001558A4"/>
    <w:rsid w:val="001578B9"/>
    <w:rsid w:val="001645F8"/>
    <w:rsid w:val="001657C9"/>
    <w:rsid w:val="00165AF6"/>
    <w:rsid w:val="001733C8"/>
    <w:rsid w:val="0017476C"/>
    <w:rsid w:val="001747D4"/>
    <w:rsid w:val="00175ECB"/>
    <w:rsid w:val="00181CDB"/>
    <w:rsid w:val="001925CC"/>
    <w:rsid w:val="001A19EF"/>
    <w:rsid w:val="001A37F4"/>
    <w:rsid w:val="001A6432"/>
    <w:rsid w:val="001B0B2F"/>
    <w:rsid w:val="001B17BD"/>
    <w:rsid w:val="001B1C29"/>
    <w:rsid w:val="001B2F42"/>
    <w:rsid w:val="001B4D42"/>
    <w:rsid w:val="001B578E"/>
    <w:rsid w:val="001B6438"/>
    <w:rsid w:val="001C216E"/>
    <w:rsid w:val="001C2BDC"/>
    <w:rsid w:val="001C4886"/>
    <w:rsid w:val="001C4FA6"/>
    <w:rsid w:val="001C6AE6"/>
    <w:rsid w:val="001C7237"/>
    <w:rsid w:val="001D3B52"/>
    <w:rsid w:val="001E602E"/>
    <w:rsid w:val="001E6928"/>
    <w:rsid w:val="001E7303"/>
    <w:rsid w:val="001F04CC"/>
    <w:rsid w:val="001F46CA"/>
    <w:rsid w:val="001F48A2"/>
    <w:rsid w:val="001F582A"/>
    <w:rsid w:val="001F6B7D"/>
    <w:rsid w:val="001F6D91"/>
    <w:rsid w:val="0020031F"/>
    <w:rsid w:val="00202220"/>
    <w:rsid w:val="00202628"/>
    <w:rsid w:val="00203901"/>
    <w:rsid w:val="00205251"/>
    <w:rsid w:val="002061A2"/>
    <w:rsid w:val="00211846"/>
    <w:rsid w:val="00211B4E"/>
    <w:rsid w:val="00213B7D"/>
    <w:rsid w:val="00213D86"/>
    <w:rsid w:val="0022062B"/>
    <w:rsid w:val="0022669A"/>
    <w:rsid w:val="00226AD8"/>
    <w:rsid w:val="00227BAD"/>
    <w:rsid w:val="00231152"/>
    <w:rsid w:val="00231E6D"/>
    <w:rsid w:val="00232B7B"/>
    <w:rsid w:val="00234688"/>
    <w:rsid w:val="002500D3"/>
    <w:rsid w:val="00257CAC"/>
    <w:rsid w:val="00260601"/>
    <w:rsid w:val="00267C0F"/>
    <w:rsid w:val="00273CBD"/>
    <w:rsid w:val="00275220"/>
    <w:rsid w:val="00282481"/>
    <w:rsid w:val="00286B8A"/>
    <w:rsid w:val="00292F05"/>
    <w:rsid w:val="002933A3"/>
    <w:rsid w:val="00293F20"/>
    <w:rsid w:val="00293F81"/>
    <w:rsid w:val="00297CFB"/>
    <w:rsid w:val="002A3A49"/>
    <w:rsid w:val="002A43BC"/>
    <w:rsid w:val="002A7C49"/>
    <w:rsid w:val="002C2007"/>
    <w:rsid w:val="002C3F81"/>
    <w:rsid w:val="002D30F1"/>
    <w:rsid w:val="002D65FD"/>
    <w:rsid w:val="002D6A7F"/>
    <w:rsid w:val="002E039A"/>
    <w:rsid w:val="002E049E"/>
    <w:rsid w:val="002E0E00"/>
    <w:rsid w:val="002E4243"/>
    <w:rsid w:val="002E4E18"/>
    <w:rsid w:val="002E5DC8"/>
    <w:rsid w:val="002F00BF"/>
    <w:rsid w:val="002F1994"/>
    <w:rsid w:val="002F2BC0"/>
    <w:rsid w:val="002F3169"/>
    <w:rsid w:val="002F6C38"/>
    <w:rsid w:val="00300E7E"/>
    <w:rsid w:val="00300E96"/>
    <w:rsid w:val="00303480"/>
    <w:rsid w:val="003055E4"/>
    <w:rsid w:val="00312300"/>
    <w:rsid w:val="003127B8"/>
    <w:rsid w:val="00313D3C"/>
    <w:rsid w:val="00321865"/>
    <w:rsid w:val="00323FA3"/>
    <w:rsid w:val="00325DEF"/>
    <w:rsid w:val="003264B2"/>
    <w:rsid w:val="003269F7"/>
    <w:rsid w:val="003303AB"/>
    <w:rsid w:val="003341BA"/>
    <w:rsid w:val="00334CDB"/>
    <w:rsid w:val="0033598A"/>
    <w:rsid w:val="003419DF"/>
    <w:rsid w:val="003422E7"/>
    <w:rsid w:val="00342F5B"/>
    <w:rsid w:val="00344187"/>
    <w:rsid w:val="00345F0F"/>
    <w:rsid w:val="0034686A"/>
    <w:rsid w:val="0034702B"/>
    <w:rsid w:val="00350B48"/>
    <w:rsid w:val="003529B2"/>
    <w:rsid w:val="00355559"/>
    <w:rsid w:val="00355B6F"/>
    <w:rsid w:val="003571CC"/>
    <w:rsid w:val="00357248"/>
    <w:rsid w:val="0036190C"/>
    <w:rsid w:val="00362A7F"/>
    <w:rsid w:val="00365756"/>
    <w:rsid w:val="0036597A"/>
    <w:rsid w:val="00370326"/>
    <w:rsid w:val="00376C19"/>
    <w:rsid w:val="00377E21"/>
    <w:rsid w:val="003813D9"/>
    <w:rsid w:val="00390E6A"/>
    <w:rsid w:val="0039220D"/>
    <w:rsid w:val="00393734"/>
    <w:rsid w:val="00397602"/>
    <w:rsid w:val="003A1AF8"/>
    <w:rsid w:val="003A5892"/>
    <w:rsid w:val="003A7BB1"/>
    <w:rsid w:val="003B21A3"/>
    <w:rsid w:val="003B3CA4"/>
    <w:rsid w:val="003B3D73"/>
    <w:rsid w:val="003B7E4D"/>
    <w:rsid w:val="003C1A1D"/>
    <w:rsid w:val="003C2B4D"/>
    <w:rsid w:val="003C2B66"/>
    <w:rsid w:val="003C5E1C"/>
    <w:rsid w:val="003C7966"/>
    <w:rsid w:val="003C7DD9"/>
    <w:rsid w:val="003D0990"/>
    <w:rsid w:val="003D0C39"/>
    <w:rsid w:val="003D2F0F"/>
    <w:rsid w:val="003D3138"/>
    <w:rsid w:val="003D7F33"/>
    <w:rsid w:val="003D7F46"/>
    <w:rsid w:val="003E08D5"/>
    <w:rsid w:val="003E08ED"/>
    <w:rsid w:val="003E0C1F"/>
    <w:rsid w:val="003E7CDC"/>
    <w:rsid w:val="003F03E7"/>
    <w:rsid w:val="003F7AFD"/>
    <w:rsid w:val="00401962"/>
    <w:rsid w:val="00402BEB"/>
    <w:rsid w:val="00404793"/>
    <w:rsid w:val="00411DC0"/>
    <w:rsid w:val="004127C4"/>
    <w:rsid w:val="0041507D"/>
    <w:rsid w:val="0042244D"/>
    <w:rsid w:val="00425272"/>
    <w:rsid w:val="0043074A"/>
    <w:rsid w:val="00432FB2"/>
    <w:rsid w:val="00433B60"/>
    <w:rsid w:val="004346D0"/>
    <w:rsid w:val="004353EA"/>
    <w:rsid w:val="00435AD8"/>
    <w:rsid w:val="0044503C"/>
    <w:rsid w:val="00445750"/>
    <w:rsid w:val="00445C12"/>
    <w:rsid w:val="00445F0E"/>
    <w:rsid w:val="00446BDD"/>
    <w:rsid w:val="00447AA5"/>
    <w:rsid w:val="00447F3A"/>
    <w:rsid w:val="00455D09"/>
    <w:rsid w:val="00456A88"/>
    <w:rsid w:val="00457408"/>
    <w:rsid w:val="004627F6"/>
    <w:rsid w:val="00462F35"/>
    <w:rsid w:val="00463410"/>
    <w:rsid w:val="00471E44"/>
    <w:rsid w:val="004730E0"/>
    <w:rsid w:val="004732C6"/>
    <w:rsid w:val="00473EA0"/>
    <w:rsid w:val="00474995"/>
    <w:rsid w:val="0047531C"/>
    <w:rsid w:val="00475C31"/>
    <w:rsid w:val="00476FCC"/>
    <w:rsid w:val="00480868"/>
    <w:rsid w:val="0048691A"/>
    <w:rsid w:val="00486EFA"/>
    <w:rsid w:val="00491C14"/>
    <w:rsid w:val="00493D8E"/>
    <w:rsid w:val="004966AD"/>
    <w:rsid w:val="00496CA0"/>
    <w:rsid w:val="004A2868"/>
    <w:rsid w:val="004A48B8"/>
    <w:rsid w:val="004A5C46"/>
    <w:rsid w:val="004A5FD8"/>
    <w:rsid w:val="004B0334"/>
    <w:rsid w:val="004B1AB3"/>
    <w:rsid w:val="004B4969"/>
    <w:rsid w:val="004B642A"/>
    <w:rsid w:val="004B6852"/>
    <w:rsid w:val="004B7B24"/>
    <w:rsid w:val="004B7B6A"/>
    <w:rsid w:val="004C21AE"/>
    <w:rsid w:val="004C3B36"/>
    <w:rsid w:val="004C76C6"/>
    <w:rsid w:val="004D0143"/>
    <w:rsid w:val="004D5E34"/>
    <w:rsid w:val="004D6AC9"/>
    <w:rsid w:val="004E6D85"/>
    <w:rsid w:val="004F1E15"/>
    <w:rsid w:val="004F3041"/>
    <w:rsid w:val="004F3E15"/>
    <w:rsid w:val="004F5A85"/>
    <w:rsid w:val="004F5B78"/>
    <w:rsid w:val="004F605C"/>
    <w:rsid w:val="005017F2"/>
    <w:rsid w:val="00505BB3"/>
    <w:rsid w:val="00507C7A"/>
    <w:rsid w:val="005128C7"/>
    <w:rsid w:val="00512C9C"/>
    <w:rsid w:val="00514C47"/>
    <w:rsid w:val="005161CF"/>
    <w:rsid w:val="00516FE1"/>
    <w:rsid w:val="005176A4"/>
    <w:rsid w:val="00522FC2"/>
    <w:rsid w:val="00524978"/>
    <w:rsid w:val="005252B5"/>
    <w:rsid w:val="00546CCE"/>
    <w:rsid w:val="00546D8C"/>
    <w:rsid w:val="00547C1D"/>
    <w:rsid w:val="005523A1"/>
    <w:rsid w:val="005559F7"/>
    <w:rsid w:val="00556504"/>
    <w:rsid w:val="00557319"/>
    <w:rsid w:val="00560303"/>
    <w:rsid w:val="005615A8"/>
    <w:rsid w:val="00570813"/>
    <w:rsid w:val="00574CF5"/>
    <w:rsid w:val="00576177"/>
    <w:rsid w:val="0058036D"/>
    <w:rsid w:val="0058207D"/>
    <w:rsid w:val="005825B0"/>
    <w:rsid w:val="005855DB"/>
    <w:rsid w:val="00585D44"/>
    <w:rsid w:val="00592313"/>
    <w:rsid w:val="00593CD9"/>
    <w:rsid w:val="005948D1"/>
    <w:rsid w:val="00594BC0"/>
    <w:rsid w:val="00595B6F"/>
    <w:rsid w:val="00597C08"/>
    <w:rsid w:val="005A032C"/>
    <w:rsid w:val="005A22F4"/>
    <w:rsid w:val="005A2E7F"/>
    <w:rsid w:val="005A5A0F"/>
    <w:rsid w:val="005A78DF"/>
    <w:rsid w:val="005B2B2B"/>
    <w:rsid w:val="005B37FD"/>
    <w:rsid w:val="005B4BFE"/>
    <w:rsid w:val="005B553F"/>
    <w:rsid w:val="005B74A1"/>
    <w:rsid w:val="005C70D9"/>
    <w:rsid w:val="005C7331"/>
    <w:rsid w:val="005C7863"/>
    <w:rsid w:val="005D00EC"/>
    <w:rsid w:val="005D22A7"/>
    <w:rsid w:val="005D3017"/>
    <w:rsid w:val="005D420F"/>
    <w:rsid w:val="005D425C"/>
    <w:rsid w:val="005D44C3"/>
    <w:rsid w:val="005D6445"/>
    <w:rsid w:val="005D75F0"/>
    <w:rsid w:val="005E1147"/>
    <w:rsid w:val="005E6559"/>
    <w:rsid w:val="005E68A3"/>
    <w:rsid w:val="005F0ED7"/>
    <w:rsid w:val="005F19A3"/>
    <w:rsid w:val="005F57FC"/>
    <w:rsid w:val="005F6332"/>
    <w:rsid w:val="005F71F7"/>
    <w:rsid w:val="0060118C"/>
    <w:rsid w:val="00604653"/>
    <w:rsid w:val="006063F8"/>
    <w:rsid w:val="00606F0E"/>
    <w:rsid w:val="00606F39"/>
    <w:rsid w:val="00606F63"/>
    <w:rsid w:val="00610879"/>
    <w:rsid w:val="00610BF0"/>
    <w:rsid w:val="00611123"/>
    <w:rsid w:val="00613BDA"/>
    <w:rsid w:val="00613D31"/>
    <w:rsid w:val="00616586"/>
    <w:rsid w:val="0061795A"/>
    <w:rsid w:val="0062155F"/>
    <w:rsid w:val="00626992"/>
    <w:rsid w:val="00627450"/>
    <w:rsid w:val="00631179"/>
    <w:rsid w:val="00631D6A"/>
    <w:rsid w:val="00635303"/>
    <w:rsid w:val="00640AF6"/>
    <w:rsid w:val="00651B91"/>
    <w:rsid w:val="00658EF3"/>
    <w:rsid w:val="0066009E"/>
    <w:rsid w:val="00664AAA"/>
    <w:rsid w:val="00665659"/>
    <w:rsid w:val="0066747A"/>
    <w:rsid w:val="00672AE5"/>
    <w:rsid w:val="0067375F"/>
    <w:rsid w:val="006749E3"/>
    <w:rsid w:val="00675D6C"/>
    <w:rsid w:val="00677851"/>
    <w:rsid w:val="00680A8D"/>
    <w:rsid w:val="00686B8B"/>
    <w:rsid w:val="0068785D"/>
    <w:rsid w:val="00687F22"/>
    <w:rsid w:val="00691EAD"/>
    <w:rsid w:val="006931DB"/>
    <w:rsid w:val="00696C6F"/>
    <w:rsid w:val="00697CC6"/>
    <w:rsid w:val="006B0972"/>
    <w:rsid w:val="006B4F6F"/>
    <w:rsid w:val="006B7AEC"/>
    <w:rsid w:val="006C05B5"/>
    <w:rsid w:val="006C088E"/>
    <w:rsid w:val="006C244E"/>
    <w:rsid w:val="006C3C5F"/>
    <w:rsid w:val="006D0131"/>
    <w:rsid w:val="006D10A0"/>
    <w:rsid w:val="006D1E20"/>
    <w:rsid w:val="006D25C0"/>
    <w:rsid w:val="006D2B30"/>
    <w:rsid w:val="006D5425"/>
    <w:rsid w:val="006D6D5B"/>
    <w:rsid w:val="006E123A"/>
    <w:rsid w:val="006E1752"/>
    <w:rsid w:val="006E5694"/>
    <w:rsid w:val="006E59A1"/>
    <w:rsid w:val="006F0F53"/>
    <w:rsid w:val="006F24A4"/>
    <w:rsid w:val="006F3DB4"/>
    <w:rsid w:val="006F4C29"/>
    <w:rsid w:val="006F5DEE"/>
    <w:rsid w:val="006F654F"/>
    <w:rsid w:val="00704016"/>
    <w:rsid w:val="00715B9E"/>
    <w:rsid w:val="00724310"/>
    <w:rsid w:val="00727652"/>
    <w:rsid w:val="00731D60"/>
    <w:rsid w:val="007323EB"/>
    <w:rsid w:val="007343D2"/>
    <w:rsid w:val="007416F1"/>
    <w:rsid w:val="00744DF0"/>
    <w:rsid w:val="0075129F"/>
    <w:rsid w:val="00752BE1"/>
    <w:rsid w:val="007568B4"/>
    <w:rsid w:val="00760B14"/>
    <w:rsid w:val="00761B00"/>
    <w:rsid w:val="00764F85"/>
    <w:rsid w:val="00766700"/>
    <w:rsid w:val="0076749E"/>
    <w:rsid w:val="007770B8"/>
    <w:rsid w:val="00783099"/>
    <w:rsid w:val="00785B50"/>
    <w:rsid w:val="007865E5"/>
    <w:rsid w:val="00786AB0"/>
    <w:rsid w:val="00787097"/>
    <w:rsid w:val="00791AEE"/>
    <w:rsid w:val="007A79F5"/>
    <w:rsid w:val="007B1735"/>
    <w:rsid w:val="007B6AF3"/>
    <w:rsid w:val="007B7646"/>
    <w:rsid w:val="007C2B57"/>
    <w:rsid w:val="007C3BB9"/>
    <w:rsid w:val="007C3D06"/>
    <w:rsid w:val="007C4430"/>
    <w:rsid w:val="007C54B6"/>
    <w:rsid w:val="007D2F99"/>
    <w:rsid w:val="007D3DB3"/>
    <w:rsid w:val="007D4405"/>
    <w:rsid w:val="007D6CAA"/>
    <w:rsid w:val="007E35FF"/>
    <w:rsid w:val="007E58E6"/>
    <w:rsid w:val="007E6EAB"/>
    <w:rsid w:val="007E7897"/>
    <w:rsid w:val="007F41E1"/>
    <w:rsid w:val="007F443B"/>
    <w:rsid w:val="008018DC"/>
    <w:rsid w:val="00802351"/>
    <w:rsid w:val="008043EF"/>
    <w:rsid w:val="008139F8"/>
    <w:rsid w:val="0081516F"/>
    <w:rsid w:val="008212F6"/>
    <w:rsid w:val="00821984"/>
    <w:rsid w:val="00821F94"/>
    <w:rsid w:val="00824CD9"/>
    <w:rsid w:val="00830AD9"/>
    <w:rsid w:val="008342EC"/>
    <w:rsid w:val="00835AF6"/>
    <w:rsid w:val="0083643B"/>
    <w:rsid w:val="00837B7E"/>
    <w:rsid w:val="00840EE1"/>
    <w:rsid w:val="0084661B"/>
    <w:rsid w:val="00850657"/>
    <w:rsid w:val="00853E01"/>
    <w:rsid w:val="00856A45"/>
    <w:rsid w:val="00861016"/>
    <w:rsid w:val="008704E8"/>
    <w:rsid w:val="008709A1"/>
    <w:rsid w:val="00872E82"/>
    <w:rsid w:val="00873A9E"/>
    <w:rsid w:val="00874469"/>
    <w:rsid w:val="008770BC"/>
    <w:rsid w:val="00887FB3"/>
    <w:rsid w:val="00891424"/>
    <w:rsid w:val="008A0DDD"/>
    <w:rsid w:val="008A3339"/>
    <w:rsid w:val="008A3CBE"/>
    <w:rsid w:val="008A5B88"/>
    <w:rsid w:val="008A7BD7"/>
    <w:rsid w:val="008B2087"/>
    <w:rsid w:val="008B4069"/>
    <w:rsid w:val="008B58D3"/>
    <w:rsid w:val="008B698F"/>
    <w:rsid w:val="008C0F3C"/>
    <w:rsid w:val="008C153D"/>
    <w:rsid w:val="008C3DC2"/>
    <w:rsid w:val="008D0170"/>
    <w:rsid w:val="008E086C"/>
    <w:rsid w:val="008E2BB2"/>
    <w:rsid w:val="008E3738"/>
    <w:rsid w:val="008E4220"/>
    <w:rsid w:val="008E66CA"/>
    <w:rsid w:val="008F0259"/>
    <w:rsid w:val="008F2EF9"/>
    <w:rsid w:val="008F3703"/>
    <w:rsid w:val="008F4C67"/>
    <w:rsid w:val="008F6582"/>
    <w:rsid w:val="008F6EDB"/>
    <w:rsid w:val="00902727"/>
    <w:rsid w:val="0090294D"/>
    <w:rsid w:val="00903DCB"/>
    <w:rsid w:val="00905FDD"/>
    <w:rsid w:val="00915858"/>
    <w:rsid w:val="00916B7F"/>
    <w:rsid w:val="00920BE6"/>
    <w:rsid w:val="00920DC7"/>
    <w:rsid w:val="0092155D"/>
    <w:rsid w:val="00922CD5"/>
    <w:rsid w:val="00923D90"/>
    <w:rsid w:val="00923E6B"/>
    <w:rsid w:val="009254E7"/>
    <w:rsid w:val="00927D98"/>
    <w:rsid w:val="00930BD8"/>
    <w:rsid w:val="00932B9A"/>
    <w:rsid w:val="00941A05"/>
    <w:rsid w:val="00942D80"/>
    <w:rsid w:val="00943FF0"/>
    <w:rsid w:val="00945A97"/>
    <w:rsid w:val="0094740B"/>
    <w:rsid w:val="009474BC"/>
    <w:rsid w:val="009478B1"/>
    <w:rsid w:val="00956E1A"/>
    <w:rsid w:val="00962EAE"/>
    <w:rsid w:val="0096451E"/>
    <w:rsid w:val="00964A44"/>
    <w:rsid w:val="00966BE7"/>
    <w:rsid w:val="0097069A"/>
    <w:rsid w:val="0097297B"/>
    <w:rsid w:val="00973FE4"/>
    <w:rsid w:val="00975ACA"/>
    <w:rsid w:val="009779DA"/>
    <w:rsid w:val="00980E27"/>
    <w:rsid w:val="0098272B"/>
    <w:rsid w:val="00987CD5"/>
    <w:rsid w:val="00990456"/>
    <w:rsid w:val="00990512"/>
    <w:rsid w:val="00993AFA"/>
    <w:rsid w:val="00994B79"/>
    <w:rsid w:val="00997AFC"/>
    <w:rsid w:val="009A013D"/>
    <w:rsid w:val="009A21AC"/>
    <w:rsid w:val="009A227E"/>
    <w:rsid w:val="009A7087"/>
    <w:rsid w:val="009A7631"/>
    <w:rsid w:val="009B0323"/>
    <w:rsid w:val="009B0637"/>
    <w:rsid w:val="009B3FE1"/>
    <w:rsid w:val="009C4F26"/>
    <w:rsid w:val="009C63C5"/>
    <w:rsid w:val="009D290B"/>
    <w:rsid w:val="009D33D6"/>
    <w:rsid w:val="009D3FA6"/>
    <w:rsid w:val="009D4095"/>
    <w:rsid w:val="009E11BF"/>
    <w:rsid w:val="009E1B92"/>
    <w:rsid w:val="009E4A30"/>
    <w:rsid w:val="009E7161"/>
    <w:rsid w:val="009E7F1D"/>
    <w:rsid w:val="009F1708"/>
    <w:rsid w:val="009F172C"/>
    <w:rsid w:val="00A01B40"/>
    <w:rsid w:val="00A02D71"/>
    <w:rsid w:val="00A05368"/>
    <w:rsid w:val="00A07CE9"/>
    <w:rsid w:val="00A136C3"/>
    <w:rsid w:val="00A13B7A"/>
    <w:rsid w:val="00A23EA7"/>
    <w:rsid w:val="00A23EB6"/>
    <w:rsid w:val="00A346E1"/>
    <w:rsid w:val="00A34D16"/>
    <w:rsid w:val="00A3612D"/>
    <w:rsid w:val="00A4087B"/>
    <w:rsid w:val="00A47E83"/>
    <w:rsid w:val="00A51CB9"/>
    <w:rsid w:val="00A52022"/>
    <w:rsid w:val="00A54AC9"/>
    <w:rsid w:val="00A55693"/>
    <w:rsid w:val="00A6004D"/>
    <w:rsid w:val="00A62DF4"/>
    <w:rsid w:val="00A6512A"/>
    <w:rsid w:val="00A65B96"/>
    <w:rsid w:val="00A72B08"/>
    <w:rsid w:val="00A73A50"/>
    <w:rsid w:val="00A75F68"/>
    <w:rsid w:val="00A80F7B"/>
    <w:rsid w:val="00A810DC"/>
    <w:rsid w:val="00A82E73"/>
    <w:rsid w:val="00A84BE9"/>
    <w:rsid w:val="00A85134"/>
    <w:rsid w:val="00A91FEF"/>
    <w:rsid w:val="00A95E0B"/>
    <w:rsid w:val="00A96DB5"/>
    <w:rsid w:val="00AA13F0"/>
    <w:rsid w:val="00AA55A1"/>
    <w:rsid w:val="00AB31F2"/>
    <w:rsid w:val="00AB4E43"/>
    <w:rsid w:val="00AB5851"/>
    <w:rsid w:val="00AC3E24"/>
    <w:rsid w:val="00AC7528"/>
    <w:rsid w:val="00AC77D2"/>
    <w:rsid w:val="00AD582B"/>
    <w:rsid w:val="00AD64B9"/>
    <w:rsid w:val="00AD6FBA"/>
    <w:rsid w:val="00AD74F3"/>
    <w:rsid w:val="00AE77C8"/>
    <w:rsid w:val="00AF0CFD"/>
    <w:rsid w:val="00AF3DA7"/>
    <w:rsid w:val="00AF76C2"/>
    <w:rsid w:val="00B01465"/>
    <w:rsid w:val="00B10149"/>
    <w:rsid w:val="00B14337"/>
    <w:rsid w:val="00B151EA"/>
    <w:rsid w:val="00B24C5A"/>
    <w:rsid w:val="00B25379"/>
    <w:rsid w:val="00B26769"/>
    <w:rsid w:val="00B40E4B"/>
    <w:rsid w:val="00B41138"/>
    <w:rsid w:val="00B416B9"/>
    <w:rsid w:val="00B45380"/>
    <w:rsid w:val="00B460C9"/>
    <w:rsid w:val="00B505DA"/>
    <w:rsid w:val="00B53832"/>
    <w:rsid w:val="00B56ED2"/>
    <w:rsid w:val="00B573BC"/>
    <w:rsid w:val="00B60F8E"/>
    <w:rsid w:val="00B64979"/>
    <w:rsid w:val="00B768B5"/>
    <w:rsid w:val="00B76EE7"/>
    <w:rsid w:val="00B76FBF"/>
    <w:rsid w:val="00B84B6F"/>
    <w:rsid w:val="00B92F35"/>
    <w:rsid w:val="00B92FF0"/>
    <w:rsid w:val="00B95079"/>
    <w:rsid w:val="00B97F39"/>
    <w:rsid w:val="00BA31FE"/>
    <w:rsid w:val="00BA41A7"/>
    <w:rsid w:val="00BA6E27"/>
    <w:rsid w:val="00BB182E"/>
    <w:rsid w:val="00BB5926"/>
    <w:rsid w:val="00BB7243"/>
    <w:rsid w:val="00BC020E"/>
    <w:rsid w:val="00BC0AF6"/>
    <w:rsid w:val="00BC1FE4"/>
    <w:rsid w:val="00BC5F31"/>
    <w:rsid w:val="00BC6C51"/>
    <w:rsid w:val="00BD1143"/>
    <w:rsid w:val="00BE24F7"/>
    <w:rsid w:val="00BE32A4"/>
    <w:rsid w:val="00BE32D2"/>
    <w:rsid w:val="00BE4388"/>
    <w:rsid w:val="00BF021C"/>
    <w:rsid w:val="00BF1648"/>
    <w:rsid w:val="00BF3A63"/>
    <w:rsid w:val="00BF7EFE"/>
    <w:rsid w:val="00C005FB"/>
    <w:rsid w:val="00C01E35"/>
    <w:rsid w:val="00C0544B"/>
    <w:rsid w:val="00C070DC"/>
    <w:rsid w:val="00C07E4F"/>
    <w:rsid w:val="00C108B9"/>
    <w:rsid w:val="00C12A32"/>
    <w:rsid w:val="00C13CB6"/>
    <w:rsid w:val="00C14BBD"/>
    <w:rsid w:val="00C14C30"/>
    <w:rsid w:val="00C1744D"/>
    <w:rsid w:val="00C2060E"/>
    <w:rsid w:val="00C2153B"/>
    <w:rsid w:val="00C231B1"/>
    <w:rsid w:val="00C23FF7"/>
    <w:rsid w:val="00C27171"/>
    <w:rsid w:val="00C36455"/>
    <w:rsid w:val="00C36E01"/>
    <w:rsid w:val="00C37B52"/>
    <w:rsid w:val="00C41E9C"/>
    <w:rsid w:val="00C43774"/>
    <w:rsid w:val="00C43A15"/>
    <w:rsid w:val="00C457F8"/>
    <w:rsid w:val="00C45CFA"/>
    <w:rsid w:val="00C47F6F"/>
    <w:rsid w:val="00C51767"/>
    <w:rsid w:val="00C52E01"/>
    <w:rsid w:val="00C53F20"/>
    <w:rsid w:val="00C5571E"/>
    <w:rsid w:val="00C567D5"/>
    <w:rsid w:val="00C57519"/>
    <w:rsid w:val="00C576EC"/>
    <w:rsid w:val="00C62742"/>
    <w:rsid w:val="00C6317C"/>
    <w:rsid w:val="00C68D16"/>
    <w:rsid w:val="00C80B19"/>
    <w:rsid w:val="00C85C11"/>
    <w:rsid w:val="00C90B9F"/>
    <w:rsid w:val="00C90D8C"/>
    <w:rsid w:val="00C91AC9"/>
    <w:rsid w:val="00C920D6"/>
    <w:rsid w:val="00C9420A"/>
    <w:rsid w:val="00C97D53"/>
    <w:rsid w:val="00CA5336"/>
    <w:rsid w:val="00CB14FB"/>
    <w:rsid w:val="00CB37C8"/>
    <w:rsid w:val="00CB3CB9"/>
    <w:rsid w:val="00CB55C7"/>
    <w:rsid w:val="00CB5E90"/>
    <w:rsid w:val="00CB5F60"/>
    <w:rsid w:val="00CB7A2B"/>
    <w:rsid w:val="00CC2CCF"/>
    <w:rsid w:val="00CC3C54"/>
    <w:rsid w:val="00CC65B4"/>
    <w:rsid w:val="00CC6D9B"/>
    <w:rsid w:val="00CC7EA4"/>
    <w:rsid w:val="00CD44DB"/>
    <w:rsid w:val="00CD4D78"/>
    <w:rsid w:val="00CE2371"/>
    <w:rsid w:val="00CE7193"/>
    <w:rsid w:val="00CF1BF1"/>
    <w:rsid w:val="00CF2372"/>
    <w:rsid w:val="00CF25D1"/>
    <w:rsid w:val="00CF2EFD"/>
    <w:rsid w:val="00CF45D1"/>
    <w:rsid w:val="00CF4E10"/>
    <w:rsid w:val="00CF5E1B"/>
    <w:rsid w:val="00CF619D"/>
    <w:rsid w:val="00CF76C9"/>
    <w:rsid w:val="00D061CD"/>
    <w:rsid w:val="00D06BA5"/>
    <w:rsid w:val="00D10DEC"/>
    <w:rsid w:val="00D12FFE"/>
    <w:rsid w:val="00D1337D"/>
    <w:rsid w:val="00D14566"/>
    <w:rsid w:val="00D15FA0"/>
    <w:rsid w:val="00D2282A"/>
    <w:rsid w:val="00D2410F"/>
    <w:rsid w:val="00D244D5"/>
    <w:rsid w:val="00D2689E"/>
    <w:rsid w:val="00D323B3"/>
    <w:rsid w:val="00D33739"/>
    <w:rsid w:val="00D40EF2"/>
    <w:rsid w:val="00D416A7"/>
    <w:rsid w:val="00D43777"/>
    <w:rsid w:val="00D440C2"/>
    <w:rsid w:val="00D47109"/>
    <w:rsid w:val="00D519AB"/>
    <w:rsid w:val="00D52973"/>
    <w:rsid w:val="00D54C05"/>
    <w:rsid w:val="00D57EF8"/>
    <w:rsid w:val="00D609BA"/>
    <w:rsid w:val="00D6727A"/>
    <w:rsid w:val="00D67920"/>
    <w:rsid w:val="00D72C54"/>
    <w:rsid w:val="00D72C7B"/>
    <w:rsid w:val="00D73172"/>
    <w:rsid w:val="00D7458D"/>
    <w:rsid w:val="00D750C0"/>
    <w:rsid w:val="00D7527E"/>
    <w:rsid w:val="00D7546E"/>
    <w:rsid w:val="00D7777B"/>
    <w:rsid w:val="00D806ED"/>
    <w:rsid w:val="00D827FF"/>
    <w:rsid w:val="00D8397A"/>
    <w:rsid w:val="00D85B64"/>
    <w:rsid w:val="00D93C35"/>
    <w:rsid w:val="00D9426D"/>
    <w:rsid w:val="00D979DA"/>
    <w:rsid w:val="00DA2842"/>
    <w:rsid w:val="00DA7B52"/>
    <w:rsid w:val="00DB3871"/>
    <w:rsid w:val="00DB3A73"/>
    <w:rsid w:val="00DB3E19"/>
    <w:rsid w:val="00DB3EB8"/>
    <w:rsid w:val="00DB50BB"/>
    <w:rsid w:val="00DB58A9"/>
    <w:rsid w:val="00DB6C42"/>
    <w:rsid w:val="00DB6DC7"/>
    <w:rsid w:val="00DB7C22"/>
    <w:rsid w:val="00DC7D49"/>
    <w:rsid w:val="00DD62FD"/>
    <w:rsid w:val="00DE3CF4"/>
    <w:rsid w:val="00DE749F"/>
    <w:rsid w:val="00DF0625"/>
    <w:rsid w:val="00DF3571"/>
    <w:rsid w:val="00DF5DEF"/>
    <w:rsid w:val="00E003CF"/>
    <w:rsid w:val="00E02215"/>
    <w:rsid w:val="00E07616"/>
    <w:rsid w:val="00E07B27"/>
    <w:rsid w:val="00E13D1C"/>
    <w:rsid w:val="00E16A7C"/>
    <w:rsid w:val="00E24E18"/>
    <w:rsid w:val="00E30BFB"/>
    <w:rsid w:val="00E3186F"/>
    <w:rsid w:val="00E34EEF"/>
    <w:rsid w:val="00E35CFE"/>
    <w:rsid w:val="00E41A83"/>
    <w:rsid w:val="00E5357D"/>
    <w:rsid w:val="00E54AD4"/>
    <w:rsid w:val="00E553A8"/>
    <w:rsid w:val="00E61A20"/>
    <w:rsid w:val="00E6242A"/>
    <w:rsid w:val="00E6340D"/>
    <w:rsid w:val="00E637A9"/>
    <w:rsid w:val="00E6434E"/>
    <w:rsid w:val="00E6711E"/>
    <w:rsid w:val="00E67A7B"/>
    <w:rsid w:val="00E729F4"/>
    <w:rsid w:val="00E7405C"/>
    <w:rsid w:val="00E7435B"/>
    <w:rsid w:val="00E74FA7"/>
    <w:rsid w:val="00E754EE"/>
    <w:rsid w:val="00E8265D"/>
    <w:rsid w:val="00E87EB0"/>
    <w:rsid w:val="00E9522E"/>
    <w:rsid w:val="00E95644"/>
    <w:rsid w:val="00E9573D"/>
    <w:rsid w:val="00E95FF7"/>
    <w:rsid w:val="00E97F71"/>
    <w:rsid w:val="00EA0ECA"/>
    <w:rsid w:val="00EB2C03"/>
    <w:rsid w:val="00EB7574"/>
    <w:rsid w:val="00EC2E5C"/>
    <w:rsid w:val="00EC586E"/>
    <w:rsid w:val="00ED041D"/>
    <w:rsid w:val="00ED2C52"/>
    <w:rsid w:val="00ED35D9"/>
    <w:rsid w:val="00EE3630"/>
    <w:rsid w:val="00EE7626"/>
    <w:rsid w:val="00EF0763"/>
    <w:rsid w:val="00F00C55"/>
    <w:rsid w:val="00F00E21"/>
    <w:rsid w:val="00F00FCD"/>
    <w:rsid w:val="00F01081"/>
    <w:rsid w:val="00F01640"/>
    <w:rsid w:val="00F01D5D"/>
    <w:rsid w:val="00F01D72"/>
    <w:rsid w:val="00F01F98"/>
    <w:rsid w:val="00F029D8"/>
    <w:rsid w:val="00F03288"/>
    <w:rsid w:val="00F06909"/>
    <w:rsid w:val="00F10E96"/>
    <w:rsid w:val="00F12DBA"/>
    <w:rsid w:val="00F14352"/>
    <w:rsid w:val="00F14A33"/>
    <w:rsid w:val="00F14AF0"/>
    <w:rsid w:val="00F16DAF"/>
    <w:rsid w:val="00F20427"/>
    <w:rsid w:val="00F22C74"/>
    <w:rsid w:val="00F236AD"/>
    <w:rsid w:val="00F23F8C"/>
    <w:rsid w:val="00F248E5"/>
    <w:rsid w:val="00F35F7C"/>
    <w:rsid w:val="00F37A46"/>
    <w:rsid w:val="00F41414"/>
    <w:rsid w:val="00F4409A"/>
    <w:rsid w:val="00F52ECA"/>
    <w:rsid w:val="00F53084"/>
    <w:rsid w:val="00F53C25"/>
    <w:rsid w:val="00F576D5"/>
    <w:rsid w:val="00F57EDE"/>
    <w:rsid w:val="00F62DC5"/>
    <w:rsid w:val="00F6440D"/>
    <w:rsid w:val="00F71B45"/>
    <w:rsid w:val="00F73F61"/>
    <w:rsid w:val="00F76BD4"/>
    <w:rsid w:val="00F76E11"/>
    <w:rsid w:val="00F772EC"/>
    <w:rsid w:val="00F813D9"/>
    <w:rsid w:val="00F81AB9"/>
    <w:rsid w:val="00F81F45"/>
    <w:rsid w:val="00F82E96"/>
    <w:rsid w:val="00F86271"/>
    <w:rsid w:val="00F86799"/>
    <w:rsid w:val="00F86A67"/>
    <w:rsid w:val="00F90DA5"/>
    <w:rsid w:val="00F915D2"/>
    <w:rsid w:val="00F92DB4"/>
    <w:rsid w:val="00F94703"/>
    <w:rsid w:val="00FA24E9"/>
    <w:rsid w:val="00FB1B61"/>
    <w:rsid w:val="00FB4EA0"/>
    <w:rsid w:val="00FB7AA8"/>
    <w:rsid w:val="00FC0C6B"/>
    <w:rsid w:val="00FC0E9A"/>
    <w:rsid w:val="00FC3DC3"/>
    <w:rsid w:val="00FC5947"/>
    <w:rsid w:val="00FC718F"/>
    <w:rsid w:val="00FC7370"/>
    <w:rsid w:val="00FC7C6E"/>
    <w:rsid w:val="00FD0996"/>
    <w:rsid w:val="00FD0EC6"/>
    <w:rsid w:val="00FD127F"/>
    <w:rsid w:val="00FD1B73"/>
    <w:rsid w:val="00FE095A"/>
    <w:rsid w:val="00FE6108"/>
    <w:rsid w:val="00FE6394"/>
    <w:rsid w:val="00FE6C91"/>
    <w:rsid w:val="00FF6364"/>
    <w:rsid w:val="010D137F"/>
    <w:rsid w:val="01768E85"/>
    <w:rsid w:val="01AD3367"/>
    <w:rsid w:val="01C01800"/>
    <w:rsid w:val="02A146C7"/>
    <w:rsid w:val="02C0124F"/>
    <w:rsid w:val="02D821A1"/>
    <w:rsid w:val="031E61B8"/>
    <w:rsid w:val="034E3F0D"/>
    <w:rsid w:val="035BE861"/>
    <w:rsid w:val="0370900E"/>
    <w:rsid w:val="03A9AD77"/>
    <w:rsid w:val="03F58F5B"/>
    <w:rsid w:val="03F984EE"/>
    <w:rsid w:val="04156377"/>
    <w:rsid w:val="048E85EA"/>
    <w:rsid w:val="04A9B8A0"/>
    <w:rsid w:val="04F3B018"/>
    <w:rsid w:val="055174A0"/>
    <w:rsid w:val="05CA5C35"/>
    <w:rsid w:val="06450EEB"/>
    <w:rsid w:val="06BA9DBC"/>
    <w:rsid w:val="0719952B"/>
    <w:rsid w:val="07B3804A"/>
    <w:rsid w:val="08284CFD"/>
    <w:rsid w:val="083DC73C"/>
    <w:rsid w:val="089F55B7"/>
    <w:rsid w:val="08DA530D"/>
    <w:rsid w:val="091037DE"/>
    <w:rsid w:val="0948DDEF"/>
    <w:rsid w:val="0984F81C"/>
    <w:rsid w:val="09C8ED58"/>
    <w:rsid w:val="09F5BFEA"/>
    <w:rsid w:val="0A1E96F8"/>
    <w:rsid w:val="0A29B021"/>
    <w:rsid w:val="0A35EFB2"/>
    <w:rsid w:val="0A7112D1"/>
    <w:rsid w:val="0BA9DCD3"/>
    <w:rsid w:val="0BF5BE80"/>
    <w:rsid w:val="0C3AF19E"/>
    <w:rsid w:val="0C4AA17F"/>
    <w:rsid w:val="0C5D7E6E"/>
    <w:rsid w:val="0C6BB788"/>
    <w:rsid w:val="0C7EF0DD"/>
    <w:rsid w:val="0CC325F5"/>
    <w:rsid w:val="0D035517"/>
    <w:rsid w:val="0D20170D"/>
    <w:rsid w:val="0D9D18D1"/>
    <w:rsid w:val="0DA8D640"/>
    <w:rsid w:val="0DD26E2A"/>
    <w:rsid w:val="0DD4D2FE"/>
    <w:rsid w:val="0DEED026"/>
    <w:rsid w:val="0E5E3695"/>
    <w:rsid w:val="0EB4EA39"/>
    <w:rsid w:val="0EE32A3C"/>
    <w:rsid w:val="0EE5600D"/>
    <w:rsid w:val="0F849676"/>
    <w:rsid w:val="0F8D3F17"/>
    <w:rsid w:val="0FECC6C4"/>
    <w:rsid w:val="1002B43D"/>
    <w:rsid w:val="1043F92F"/>
    <w:rsid w:val="104D62C5"/>
    <w:rsid w:val="10A9FB09"/>
    <w:rsid w:val="10B2A78C"/>
    <w:rsid w:val="10BFA8FA"/>
    <w:rsid w:val="1184B2CC"/>
    <w:rsid w:val="11969718"/>
    <w:rsid w:val="119E849E"/>
    <w:rsid w:val="11AFBF75"/>
    <w:rsid w:val="11D822C2"/>
    <w:rsid w:val="125EACFB"/>
    <w:rsid w:val="12DB8E8A"/>
    <w:rsid w:val="13326779"/>
    <w:rsid w:val="133782D9"/>
    <w:rsid w:val="13413E38"/>
    <w:rsid w:val="13594970"/>
    <w:rsid w:val="13A2353D"/>
    <w:rsid w:val="13D921AA"/>
    <w:rsid w:val="13D9E6AD"/>
    <w:rsid w:val="14FD48AB"/>
    <w:rsid w:val="1515CA12"/>
    <w:rsid w:val="151C4A44"/>
    <w:rsid w:val="15DA675D"/>
    <w:rsid w:val="1600CD41"/>
    <w:rsid w:val="162FC707"/>
    <w:rsid w:val="166878C1"/>
    <w:rsid w:val="167CD4A0"/>
    <w:rsid w:val="1689D8BC"/>
    <w:rsid w:val="16D14302"/>
    <w:rsid w:val="16DAF7A5"/>
    <w:rsid w:val="16FE3542"/>
    <w:rsid w:val="1757F969"/>
    <w:rsid w:val="1777478C"/>
    <w:rsid w:val="17B07BB7"/>
    <w:rsid w:val="17DC2B8B"/>
    <w:rsid w:val="1898ED88"/>
    <w:rsid w:val="18ADA972"/>
    <w:rsid w:val="18C81D9B"/>
    <w:rsid w:val="1923A27A"/>
    <w:rsid w:val="19A1A8FD"/>
    <w:rsid w:val="1A407D11"/>
    <w:rsid w:val="1A69B3E5"/>
    <w:rsid w:val="1AAF231E"/>
    <w:rsid w:val="1AB0F132"/>
    <w:rsid w:val="1C08AD9C"/>
    <w:rsid w:val="1C12EDBC"/>
    <w:rsid w:val="1C5B94B4"/>
    <w:rsid w:val="1C6C3CFE"/>
    <w:rsid w:val="1CCD3B1B"/>
    <w:rsid w:val="1D1FE982"/>
    <w:rsid w:val="1D21A754"/>
    <w:rsid w:val="1DF5CE2A"/>
    <w:rsid w:val="1E1FBD3B"/>
    <w:rsid w:val="1F143FD6"/>
    <w:rsid w:val="1F2EADAE"/>
    <w:rsid w:val="1F45C972"/>
    <w:rsid w:val="1F472447"/>
    <w:rsid w:val="1F76276E"/>
    <w:rsid w:val="1F76B353"/>
    <w:rsid w:val="1F846255"/>
    <w:rsid w:val="1FE1A31E"/>
    <w:rsid w:val="1FF25C38"/>
    <w:rsid w:val="2018D807"/>
    <w:rsid w:val="20383ABD"/>
    <w:rsid w:val="2066EA71"/>
    <w:rsid w:val="206DBCAE"/>
    <w:rsid w:val="20FBF891"/>
    <w:rsid w:val="219B309C"/>
    <w:rsid w:val="21B52177"/>
    <w:rsid w:val="225D7AF3"/>
    <w:rsid w:val="22851D9C"/>
    <w:rsid w:val="22A07DD5"/>
    <w:rsid w:val="22BC0317"/>
    <w:rsid w:val="232A1C2B"/>
    <w:rsid w:val="23BD5A88"/>
    <w:rsid w:val="23D454F6"/>
    <w:rsid w:val="23FC78EE"/>
    <w:rsid w:val="24499891"/>
    <w:rsid w:val="2457D378"/>
    <w:rsid w:val="24D5C618"/>
    <w:rsid w:val="24EC492A"/>
    <w:rsid w:val="25967CEB"/>
    <w:rsid w:val="25F3A3D9"/>
    <w:rsid w:val="26D62BF5"/>
    <w:rsid w:val="27743259"/>
    <w:rsid w:val="278F743A"/>
    <w:rsid w:val="28449E4A"/>
    <w:rsid w:val="28655960"/>
    <w:rsid w:val="28905D85"/>
    <w:rsid w:val="28978AAA"/>
    <w:rsid w:val="28EAE941"/>
    <w:rsid w:val="293E2934"/>
    <w:rsid w:val="2947CC1D"/>
    <w:rsid w:val="2A05DF31"/>
    <w:rsid w:val="2A9459C8"/>
    <w:rsid w:val="2AC00088"/>
    <w:rsid w:val="2AC714FC"/>
    <w:rsid w:val="2ACACF40"/>
    <w:rsid w:val="2B1E7793"/>
    <w:rsid w:val="2B776209"/>
    <w:rsid w:val="2BA99D18"/>
    <w:rsid w:val="2BBAD7EF"/>
    <w:rsid w:val="2C0E89C9"/>
    <w:rsid w:val="2C3861DE"/>
    <w:rsid w:val="2C75C9F6"/>
    <w:rsid w:val="2CE87F05"/>
    <w:rsid w:val="2D0EBB56"/>
    <w:rsid w:val="2D74AB3A"/>
    <w:rsid w:val="2D8DD397"/>
    <w:rsid w:val="2E665F2E"/>
    <w:rsid w:val="2ED11172"/>
    <w:rsid w:val="2EE13DDA"/>
    <w:rsid w:val="2EF6F3E9"/>
    <w:rsid w:val="2EF8F3CC"/>
    <w:rsid w:val="2F0808F2"/>
    <w:rsid w:val="2F107B9B"/>
    <w:rsid w:val="2F6D1FF0"/>
    <w:rsid w:val="2FE63BA4"/>
    <w:rsid w:val="2FEE3DCE"/>
    <w:rsid w:val="3014E9C5"/>
    <w:rsid w:val="302EFBD1"/>
    <w:rsid w:val="303ACC7E"/>
    <w:rsid w:val="30730B37"/>
    <w:rsid w:val="3084F724"/>
    <w:rsid w:val="31389602"/>
    <w:rsid w:val="316D3661"/>
    <w:rsid w:val="317567D7"/>
    <w:rsid w:val="321C6A71"/>
    <w:rsid w:val="328C3E6B"/>
    <w:rsid w:val="3321683B"/>
    <w:rsid w:val="335FA82A"/>
    <w:rsid w:val="33AD13BE"/>
    <w:rsid w:val="33B4AEFD"/>
    <w:rsid w:val="33EFE88D"/>
    <w:rsid w:val="34168DF9"/>
    <w:rsid w:val="344F4279"/>
    <w:rsid w:val="348B8115"/>
    <w:rsid w:val="35D0103E"/>
    <w:rsid w:val="35FC18A1"/>
    <w:rsid w:val="36040627"/>
    <w:rsid w:val="3611B4EC"/>
    <w:rsid w:val="365EE910"/>
    <w:rsid w:val="366052AA"/>
    <w:rsid w:val="36811CA9"/>
    <w:rsid w:val="36D7B55E"/>
    <w:rsid w:val="36D9A19B"/>
    <w:rsid w:val="36DFF6EB"/>
    <w:rsid w:val="3778D7EB"/>
    <w:rsid w:val="37D7B821"/>
    <w:rsid w:val="3815256E"/>
    <w:rsid w:val="3837D4DB"/>
    <w:rsid w:val="3839AC1A"/>
    <w:rsid w:val="38610BAF"/>
    <w:rsid w:val="38D3665D"/>
    <w:rsid w:val="38FB7FEF"/>
    <w:rsid w:val="3903AB64"/>
    <w:rsid w:val="3970FF71"/>
    <w:rsid w:val="3993ECDF"/>
    <w:rsid w:val="3ACF89C4"/>
    <w:rsid w:val="3ADDB3EF"/>
    <w:rsid w:val="3B1776D5"/>
    <w:rsid w:val="3BAEDEDB"/>
    <w:rsid w:val="3BCCBDE4"/>
    <w:rsid w:val="3BFF9502"/>
    <w:rsid w:val="3C4FAB51"/>
    <w:rsid w:val="3C7DBB4D"/>
    <w:rsid w:val="3CD840E5"/>
    <w:rsid w:val="3CF085BA"/>
    <w:rsid w:val="3D151155"/>
    <w:rsid w:val="3D4CABAA"/>
    <w:rsid w:val="3D572FED"/>
    <w:rsid w:val="3DE2ADFB"/>
    <w:rsid w:val="3E0FE15A"/>
    <w:rsid w:val="3E38BFC4"/>
    <w:rsid w:val="3E5A1878"/>
    <w:rsid w:val="3EEBDEC4"/>
    <w:rsid w:val="3F0D114C"/>
    <w:rsid w:val="3F38CFC6"/>
    <w:rsid w:val="3F3D9B1B"/>
    <w:rsid w:val="3FAAE86D"/>
    <w:rsid w:val="3FABB1BB"/>
    <w:rsid w:val="3FF5E8D9"/>
    <w:rsid w:val="401F06CC"/>
    <w:rsid w:val="406C66A4"/>
    <w:rsid w:val="407D957D"/>
    <w:rsid w:val="40933205"/>
    <w:rsid w:val="40D79F18"/>
    <w:rsid w:val="40E9A8A5"/>
    <w:rsid w:val="40F9A58E"/>
    <w:rsid w:val="4103A035"/>
    <w:rsid w:val="411419B7"/>
    <w:rsid w:val="4147821C"/>
    <w:rsid w:val="4170CC8B"/>
    <w:rsid w:val="418A80CD"/>
    <w:rsid w:val="41B799FC"/>
    <w:rsid w:val="42AD2596"/>
    <w:rsid w:val="42E3527D"/>
    <w:rsid w:val="42E79840"/>
    <w:rsid w:val="42F0749F"/>
    <w:rsid w:val="439573FD"/>
    <w:rsid w:val="43B1EA1D"/>
    <w:rsid w:val="43D17FB2"/>
    <w:rsid w:val="4447090C"/>
    <w:rsid w:val="4473250F"/>
    <w:rsid w:val="448EEF96"/>
    <w:rsid w:val="451FFF5D"/>
    <w:rsid w:val="4523903D"/>
    <w:rsid w:val="452DBA1F"/>
    <w:rsid w:val="455106A0"/>
    <w:rsid w:val="455EB5A2"/>
    <w:rsid w:val="46413DBE"/>
    <w:rsid w:val="464421A8"/>
    <w:rsid w:val="4687B54F"/>
    <w:rsid w:val="4695DCEE"/>
    <w:rsid w:val="47399ED0"/>
    <w:rsid w:val="4752C467"/>
    <w:rsid w:val="4758ED50"/>
    <w:rsid w:val="47E46E14"/>
    <w:rsid w:val="4825743D"/>
    <w:rsid w:val="4888A762"/>
    <w:rsid w:val="48EFBFE7"/>
    <w:rsid w:val="48F4BDB1"/>
    <w:rsid w:val="48FAED4F"/>
    <w:rsid w:val="4984F34A"/>
    <w:rsid w:val="4A29DCFC"/>
    <w:rsid w:val="4A82D1D1"/>
    <w:rsid w:val="4B50E19A"/>
    <w:rsid w:val="4B975244"/>
    <w:rsid w:val="4BB43FE7"/>
    <w:rsid w:val="4BC835AA"/>
    <w:rsid w:val="4BD61126"/>
    <w:rsid w:val="4C79B82F"/>
    <w:rsid w:val="4C9756E5"/>
    <w:rsid w:val="4C9D2CCA"/>
    <w:rsid w:val="4D01762A"/>
    <w:rsid w:val="4D1CAD55"/>
    <w:rsid w:val="4D20F841"/>
    <w:rsid w:val="4D3D076E"/>
    <w:rsid w:val="4E823A97"/>
    <w:rsid w:val="4ECEF306"/>
    <w:rsid w:val="4EF270C9"/>
    <w:rsid w:val="4F2FEDCC"/>
    <w:rsid w:val="4F45294D"/>
    <w:rsid w:val="5051948F"/>
    <w:rsid w:val="50564B37"/>
    <w:rsid w:val="509BA6CD"/>
    <w:rsid w:val="5132848B"/>
    <w:rsid w:val="516D7D1C"/>
    <w:rsid w:val="5183F065"/>
    <w:rsid w:val="51C60E36"/>
    <w:rsid w:val="51F5246B"/>
    <w:rsid w:val="521E3C4E"/>
    <w:rsid w:val="5248B205"/>
    <w:rsid w:val="528118B9"/>
    <w:rsid w:val="528C684F"/>
    <w:rsid w:val="52BB7B57"/>
    <w:rsid w:val="52DC3408"/>
    <w:rsid w:val="53043B84"/>
    <w:rsid w:val="53E79D15"/>
    <w:rsid w:val="541821D8"/>
    <w:rsid w:val="54947D5A"/>
    <w:rsid w:val="55250C2D"/>
    <w:rsid w:val="55481953"/>
    <w:rsid w:val="558F53D2"/>
    <w:rsid w:val="55BD4910"/>
    <w:rsid w:val="564F4BC2"/>
    <w:rsid w:val="56B07AE2"/>
    <w:rsid w:val="56FC1829"/>
    <w:rsid w:val="570AE851"/>
    <w:rsid w:val="577670EB"/>
    <w:rsid w:val="57B5BF07"/>
    <w:rsid w:val="57CC1E1C"/>
    <w:rsid w:val="585CACEF"/>
    <w:rsid w:val="58AACAE7"/>
    <w:rsid w:val="58C74C4D"/>
    <w:rsid w:val="58E6F4DC"/>
    <w:rsid w:val="58F9A37D"/>
    <w:rsid w:val="596B22EE"/>
    <w:rsid w:val="5980F3C4"/>
    <w:rsid w:val="5984921E"/>
    <w:rsid w:val="59C4E1C2"/>
    <w:rsid w:val="5A0A4F9F"/>
    <w:rsid w:val="5A3A9B8D"/>
    <w:rsid w:val="5A9573DE"/>
    <w:rsid w:val="5A9DF3B1"/>
    <w:rsid w:val="5B25BB46"/>
    <w:rsid w:val="5B944736"/>
    <w:rsid w:val="5B9B97DF"/>
    <w:rsid w:val="5BB3FACD"/>
    <w:rsid w:val="5BC30259"/>
    <w:rsid w:val="5BDE5974"/>
    <w:rsid w:val="5BF9F142"/>
    <w:rsid w:val="5C16A818"/>
    <w:rsid w:val="5C8036F4"/>
    <w:rsid w:val="5C8810A4"/>
    <w:rsid w:val="5CABCCBC"/>
    <w:rsid w:val="5CAD2269"/>
    <w:rsid w:val="5CF18BCB"/>
    <w:rsid w:val="5CF4CF28"/>
    <w:rsid w:val="5D777988"/>
    <w:rsid w:val="5DD77FD1"/>
    <w:rsid w:val="5E003026"/>
    <w:rsid w:val="5E23E105"/>
    <w:rsid w:val="5E63BE6E"/>
    <w:rsid w:val="5EA51717"/>
    <w:rsid w:val="5EC4C6BC"/>
    <w:rsid w:val="5ECBEE73"/>
    <w:rsid w:val="5ED5FF9E"/>
    <w:rsid w:val="5EDDC0C2"/>
    <w:rsid w:val="5EEEFB99"/>
    <w:rsid w:val="5EF6E91F"/>
    <w:rsid w:val="5F15FA36"/>
    <w:rsid w:val="5FBA1492"/>
    <w:rsid w:val="5FFE43CE"/>
    <w:rsid w:val="5FFE76BF"/>
    <w:rsid w:val="6092B980"/>
    <w:rsid w:val="60E0E52B"/>
    <w:rsid w:val="60EB155A"/>
    <w:rsid w:val="612AC2E5"/>
    <w:rsid w:val="6180EBD2"/>
    <w:rsid w:val="61A732F5"/>
    <w:rsid w:val="61C8D77C"/>
    <w:rsid w:val="62038F35"/>
    <w:rsid w:val="634BF786"/>
    <w:rsid w:val="636D0FD7"/>
    <w:rsid w:val="639B8949"/>
    <w:rsid w:val="639D6624"/>
    <w:rsid w:val="639F5F96"/>
    <w:rsid w:val="63C3F48C"/>
    <w:rsid w:val="63CA5A42"/>
    <w:rsid w:val="63CA5ECE"/>
    <w:rsid w:val="63E0F882"/>
    <w:rsid w:val="63E4379A"/>
    <w:rsid w:val="64098F58"/>
    <w:rsid w:val="647A2013"/>
    <w:rsid w:val="64931C0E"/>
    <w:rsid w:val="64C37A0A"/>
    <w:rsid w:val="64D540C6"/>
    <w:rsid w:val="652709ED"/>
    <w:rsid w:val="653CF8A1"/>
    <w:rsid w:val="65793843"/>
    <w:rsid w:val="661BEE84"/>
    <w:rsid w:val="662020F9"/>
    <w:rsid w:val="66972E1F"/>
    <w:rsid w:val="670D2727"/>
    <w:rsid w:val="671C1ACB"/>
    <w:rsid w:val="676790C1"/>
    <w:rsid w:val="67C0DDA3"/>
    <w:rsid w:val="67D700F0"/>
    <w:rsid w:val="67F02D56"/>
    <w:rsid w:val="67FB1ACC"/>
    <w:rsid w:val="682272A8"/>
    <w:rsid w:val="6875CD82"/>
    <w:rsid w:val="6884A308"/>
    <w:rsid w:val="68D821EB"/>
    <w:rsid w:val="68EBDDCF"/>
    <w:rsid w:val="6956A353"/>
    <w:rsid w:val="697865FB"/>
    <w:rsid w:val="698BFDB7"/>
    <w:rsid w:val="69CABA34"/>
    <w:rsid w:val="69F71350"/>
    <w:rsid w:val="6A119DE3"/>
    <w:rsid w:val="6A58ACDD"/>
    <w:rsid w:val="6A87AE30"/>
    <w:rsid w:val="6AD13F2C"/>
    <w:rsid w:val="6AE93BB0"/>
    <w:rsid w:val="6B5B9C85"/>
    <w:rsid w:val="6B7821BC"/>
    <w:rsid w:val="6B8D6436"/>
    <w:rsid w:val="6BFBE87C"/>
    <w:rsid w:val="6D49F503"/>
    <w:rsid w:val="6DA138FF"/>
    <w:rsid w:val="6E0F6D97"/>
    <w:rsid w:val="6E24B228"/>
    <w:rsid w:val="6E841092"/>
    <w:rsid w:val="6F31B852"/>
    <w:rsid w:val="6F43D4C3"/>
    <w:rsid w:val="6FDD7B33"/>
    <w:rsid w:val="70BE2ACC"/>
    <w:rsid w:val="7108DF9F"/>
    <w:rsid w:val="719058E7"/>
    <w:rsid w:val="71AA5AEE"/>
    <w:rsid w:val="7244ADAB"/>
    <w:rsid w:val="7274AA22"/>
    <w:rsid w:val="727F31E5"/>
    <w:rsid w:val="7332DFFD"/>
    <w:rsid w:val="73A648AD"/>
    <w:rsid w:val="74011076"/>
    <w:rsid w:val="74786886"/>
    <w:rsid w:val="74901DF6"/>
    <w:rsid w:val="74A94653"/>
    <w:rsid w:val="7531D632"/>
    <w:rsid w:val="7578BBF2"/>
    <w:rsid w:val="757E86CC"/>
    <w:rsid w:val="75C5E5FE"/>
    <w:rsid w:val="75C89661"/>
    <w:rsid w:val="763DC0A6"/>
    <w:rsid w:val="7693F4D0"/>
    <w:rsid w:val="76C8E4E5"/>
    <w:rsid w:val="7705F0E0"/>
    <w:rsid w:val="770B194D"/>
    <w:rsid w:val="771184DC"/>
    <w:rsid w:val="7732F367"/>
    <w:rsid w:val="77663138"/>
    <w:rsid w:val="777BE9E8"/>
    <w:rsid w:val="788A2562"/>
    <w:rsid w:val="78BB7B30"/>
    <w:rsid w:val="78FD9FE8"/>
    <w:rsid w:val="7904994A"/>
    <w:rsid w:val="791FB648"/>
    <w:rsid w:val="79638F19"/>
    <w:rsid w:val="7A0195B6"/>
    <w:rsid w:val="7A09ADDF"/>
    <w:rsid w:val="7A379821"/>
    <w:rsid w:val="7A778EBE"/>
    <w:rsid w:val="7A8F3EF6"/>
    <w:rsid w:val="7B496B3D"/>
    <w:rsid w:val="7B9C592F"/>
    <w:rsid w:val="7BB07CD1"/>
    <w:rsid w:val="7BF31BF2"/>
    <w:rsid w:val="7C0737D6"/>
    <w:rsid w:val="7C39A25B"/>
    <w:rsid w:val="7C5B1638"/>
    <w:rsid w:val="7D382990"/>
    <w:rsid w:val="7D439501"/>
    <w:rsid w:val="7D6DAB0F"/>
    <w:rsid w:val="7E1AD37E"/>
    <w:rsid w:val="7E2506EF"/>
    <w:rsid w:val="7E37003C"/>
    <w:rsid w:val="7F58AADC"/>
    <w:rsid w:val="7FA82026"/>
    <w:rsid w:val="7FF50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6771A"/>
  <w15:docId w15:val="{1AA54FCC-58AF-403F-AA5B-9BE33D868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73D6"/>
    <w:pPr>
      <w:spacing w:after="120" w:line="480" w:lineRule="auto"/>
      <w:jc w:val="both"/>
    </w:pPr>
    <w:rPr>
      <w:color w:val="000000"/>
      <w:sz w:val="24"/>
      <w:szCs w:val="24"/>
      <w:u w:color="000000"/>
    </w:rPr>
  </w:style>
  <w:style w:type="paragraph" w:styleId="Heading1">
    <w:name w:val="heading 1"/>
    <w:basedOn w:val="PlainText"/>
    <w:next w:val="Normal"/>
    <w:link w:val="Heading1Char"/>
    <w:uiPriority w:val="9"/>
    <w:qFormat/>
    <w:rsid w:val="000E7F4C"/>
    <w:pPr>
      <w:spacing w:line="480" w:lineRule="auto"/>
      <w:jc w:val="both"/>
      <w:outlineLvl w:val="0"/>
    </w:pPr>
    <w:rPr>
      <w:rFonts w:ascii="Times New Roman" w:eastAsia="Times New Roman" w:hAnsi="Times New Roman" w:cs="Times New Roman"/>
      <w:bCs/>
      <w:sz w:val="24"/>
      <w:szCs w:val="28"/>
    </w:rPr>
  </w:style>
  <w:style w:type="paragraph" w:styleId="Heading2">
    <w:name w:val="heading 2"/>
    <w:basedOn w:val="PlainText"/>
    <w:next w:val="Normal"/>
    <w:link w:val="Heading2Char"/>
    <w:uiPriority w:val="9"/>
    <w:unhideWhenUsed/>
    <w:qFormat/>
    <w:rsid w:val="000D0849"/>
    <w:pPr>
      <w:spacing w:line="480" w:lineRule="auto"/>
      <w:outlineLvl w:val="1"/>
    </w:pPr>
    <w:rPr>
      <w:rFonts w:ascii="Times New Roman" w:hAnsi="Times New Roman" w:cs="Times New Roman"/>
      <w:iCs/>
      <w:color w:val="000000" w:themeColor="tex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B61"/>
    <w:pPr>
      <w:keepNext/>
      <w:keepLines/>
      <w:spacing w:before="40"/>
      <w:outlineLvl w:val="2"/>
    </w:pPr>
    <w:rPr>
      <w:rFonts w:eastAsiaTheme="majorEastAsia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PlainText">
    <w:name w:val="Plain Text"/>
    <w:link w:val="PlainTextChar"/>
    <w:uiPriority w:val="99"/>
    <w:rPr>
      <w:rFonts w:ascii="Calibri" w:hAnsi="Calibri" w:cs="Arial Unicode MS"/>
      <w:color w:val="000000"/>
      <w:sz w:val="22"/>
      <w:szCs w:val="22"/>
      <w:u w:color="000000"/>
    </w:rPr>
  </w:style>
  <w:style w:type="paragraph" w:customStyle="1" w:styleId="Body">
    <w:name w:val="Body"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Revision">
    <w:name w:val="Revision"/>
    <w:hidden/>
    <w:uiPriority w:val="99"/>
    <w:semiHidden/>
    <w:rsid w:val="00C457F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82E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2E9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2E9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2E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2E96"/>
    <w:rPr>
      <w:b/>
      <w:bCs/>
    </w:rPr>
  </w:style>
  <w:style w:type="character" w:customStyle="1" w:styleId="PlainTextChar">
    <w:name w:val="Plain Text Char"/>
    <w:basedOn w:val="DefaultParagraphFont"/>
    <w:link w:val="PlainText"/>
    <w:uiPriority w:val="99"/>
    <w:rsid w:val="00FD0EC6"/>
    <w:rPr>
      <w:rFonts w:ascii="Calibri" w:hAnsi="Calibri" w:cs="Arial Unicode MS"/>
      <w:color w:val="000000"/>
      <w:sz w:val="22"/>
      <w:szCs w:val="22"/>
      <w:u w:color="000000"/>
    </w:rPr>
  </w:style>
  <w:style w:type="character" w:customStyle="1" w:styleId="hgkelc">
    <w:name w:val="hgkelc"/>
    <w:basedOn w:val="DefaultParagraphFont"/>
    <w:rsid w:val="00C920D6"/>
  </w:style>
  <w:style w:type="paragraph" w:styleId="Header">
    <w:name w:val="header"/>
    <w:basedOn w:val="Normal"/>
    <w:link w:val="HeaderChar"/>
    <w:uiPriority w:val="99"/>
    <w:unhideWhenUsed/>
    <w:rsid w:val="00B97F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7F3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97F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7F39"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D0849"/>
    <w:rPr>
      <w:iCs/>
      <w:color w:val="000000" w:themeColor="text1"/>
      <w:sz w:val="24"/>
      <w:szCs w:val="24"/>
      <w:u w:color="00000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F443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E7F4C"/>
    <w:rPr>
      <w:rFonts w:eastAsia="Times New Roman"/>
      <w:bCs/>
      <w:color w:val="000000"/>
      <w:sz w:val="24"/>
      <w:szCs w:val="28"/>
      <w:u w:color="000000"/>
    </w:rPr>
  </w:style>
  <w:style w:type="character" w:customStyle="1" w:styleId="apple-converted-space">
    <w:name w:val="apple-converted-space"/>
    <w:basedOn w:val="DefaultParagraphFont"/>
    <w:rsid w:val="006F0F53"/>
  </w:style>
  <w:style w:type="character" w:customStyle="1" w:styleId="figure-caption">
    <w:name w:val="figure-caption"/>
    <w:basedOn w:val="DefaultParagraphFont"/>
    <w:rsid w:val="006F0F53"/>
  </w:style>
  <w:style w:type="character" w:customStyle="1" w:styleId="a-block-value">
    <w:name w:val="a-block-value"/>
    <w:basedOn w:val="DefaultParagraphFont"/>
    <w:rsid w:val="006F0F53"/>
  </w:style>
  <w:style w:type="character" w:customStyle="1" w:styleId="Heading3Char">
    <w:name w:val="Heading 3 Char"/>
    <w:basedOn w:val="DefaultParagraphFont"/>
    <w:link w:val="Heading3"/>
    <w:uiPriority w:val="9"/>
    <w:rsid w:val="00FB1B61"/>
    <w:rPr>
      <w:rFonts w:eastAsiaTheme="majorEastAsia" w:cstheme="majorBidi"/>
      <w:color w:val="000000" w:themeColor="text1"/>
      <w:sz w:val="24"/>
      <w:szCs w:val="24"/>
      <w:u w:color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AF3DA7"/>
    <w:rPr>
      <w:color w:val="FF00FF" w:themeColor="followedHyperlink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AF3DA7"/>
    <w:rPr>
      <w:i/>
      <w:iCs/>
    </w:rPr>
  </w:style>
  <w:style w:type="paragraph" w:styleId="EndnoteText">
    <w:name w:val="endnote text"/>
    <w:basedOn w:val="Normal"/>
    <w:link w:val="EndnoteTextChar"/>
    <w:uiPriority w:val="99"/>
    <w:unhideWhenUsed/>
    <w:rsid w:val="00BD1143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BD1143"/>
  </w:style>
  <w:style w:type="character" w:styleId="EndnoteReference">
    <w:name w:val="endnote reference"/>
    <w:basedOn w:val="DefaultParagraphFont"/>
    <w:uiPriority w:val="99"/>
    <w:unhideWhenUsed/>
    <w:rsid w:val="00BD114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D114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D1143"/>
  </w:style>
  <w:style w:type="character" w:styleId="FootnoteReference">
    <w:name w:val="footnote reference"/>
    <w:basedOn w:val="DefaultParagraphFont"/>
    <w:uiPriority w:val="99"/>
    <w:semiHidden/>
    <w:unhideWhenUsed/>
    <w:rsid w:val="00BD1143"/>
    <w:rPr>
      <w:vertAlign w:val="superscript"/>
    </w:rPr>
  </w:style>
  <w:style w:type="character" w:customStyle="1" w:styleId="markedcontent">
    <w:name w:val="markedcontent"/>
    <w:basedOn w:val="DefaultParagraphFont"/>
    <w:rsid w:val="00D06BA5"/>
  </w:style>
  <w:style w:type="character" w:customStyle="1" w:styleId="larger">
    <w:name w:val="larger"/>
    <w:basedOn w:val="DefaultParagraphFont"/>
    <w:rsid w:val="005F71F7"/>
  </w:style>
  <w:style w:type="character" w:styleId="Emphasis">
    <w:name w:val="Emphasis"/>
    <w:basedOn w:val="DefaultParagraphFont"/>
    <w:uiPriority w:val="20"/>
    <w:qFormat/>
    <w:rsid w:val="003341BA"/>
    <w:rPr>
      <w:i/>
      <w:iCs/>
    </w:rPr>
  </w:style>
  <w:style w:type="paragraph" w:styleId="NormalWeb">
    <w:name w:val="Normal (Web)"/>
    <w:basedOn w:val="Normal"/>
    <w:uiPriority w:val="99"/>
    <w:unhideWhenUsed/>
    <w:rsid w:val="00BC1FE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paragraph" w:customStyle="1" w:styleId="HangingRef">
    <w:name w:val="Hanging Ref"/>
    <w:basedOn w:val="Normal"/>
    <w:qFormat/>
    <w:rsid w:val="00E41A8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hanging="432"/>
    </w:pPr>
    <w:rPr>
      <w:rFonts w:eastAsia="Times New Roman"/>
      <w:bdr w:val="none" w:sz="0" w:space="0" w:color="auto"/>
    </w:rPr>
  </w:style>
  <w:style w:type="character" w:customStyle="1" w:styleId="A7">
    <w:name w:val="A7"/>
    <w:uiPriority w:val="99"/>
    <w:rsid w:val="00D244D5"/>
    <w:rPr>
      <w:rFonts w:cs="Univers Next Pro Medium"/>
      <w:color w:val="5C4436"/>
      <w:sz w:val="16"/>
      <w:szCs w:val="16"/>
    </w:rPr>
  </w:style>
  <w:style w:type="paragraph" w:customStyle="1" w:styleId="Default">
    <w:name w:val="Default"/>
    <w:rsid w:val="008018D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</w:pPr>
    <w:rPr>
      <w:rFonts w:ascii="Univers" w:eastAsiaTheme="minorHAnsi" w:hAnsi="Univers" w:cs="Univers"/>
      <w:color w:val="000000"/>
      <w:sz w:val="24"/>
      <w:szCs w:val="24"/>
      <w:bdr w:val="none" w:sz="0" w:space="0" w:color="auto"/>
    </w:rPr>
  </w:style>
  <w:style w:type="paragraph" w:styleId="NoSpacing">
    <w:name w:val="No Spacing"/>
    <w:uiPriority w:val="1"/>
    <w:qFormat/>
    <w:rsid w:val="00915858"/>
    <w:pPr>
      <w:jc w:val="both"/>
    </w:pPr>
    <w:rPr>
      <w:color w:val="000000"/>
      <w:sz w:val="24"/>
      <w:szCs w:val="24"/>
      <w:u w:color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CFE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CFE"/>
    <w:rPr>
      <w:color w:val="000000"/>
      <w:sz w:val="18"/>
      <w:szCs w:val="18"/>
      <w:u w:color="00000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35CFE"/>
    <w:pPr>
      <w:spacing w:after="0" w:line="240" w:lineRule="auto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35CFE"/>
    <w:rPr>
      <w:color w:val="000000"/>
      <w:sz w:val="24"/>
      <w:szCs w:val="24"/>
      <w:u w:color="000000"/>
    </w:rPr>
  </w:style>
  <w:style w:type="character" w:styleId="UnresolvedMention">
    <w:name w:val="Unresolved Mention"/>
    <w:basedOn w:val="DefaultParagraphFont"/>
    <w:uiPriority w:val="99"/>
    <w:rsid w:val="00FB1B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92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Liquid_chromatography&#8211;mass_spectrometry" TargetMode="Externa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proteowizard.sourceforge.io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matrixscience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3259239C-B5F4-6A40-A460-C36326EDA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4965</Words>
  <Characters>28307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J. Paul Getty Trust</Company>
  <LinksUpToDate>false</LinksUpToDate>
  <CharactersWithSpaces>33206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Marie Svoboda</dc:creator>
  <cp:lastModifiedBy>Rachel Barth</cp:lastModifiedBy>
  <cp:revision>2</cp:revision>
  <cp:lastPrinted>2023-04-10T22:32:00Z</cp:lastPrinted>
  <dcterms:created xsi:type="dcterms:W3CDTF">2025-03-11T01:02:00Z</dcterms:created>
  <dcterms:modified xsi:type="dcterms:W3CDTF">2025-03-11T01:02:00Z</dcterms:modified>
</cp:coreProperties>
</file>